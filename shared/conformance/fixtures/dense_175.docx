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r>
        <w:t xml:space="preserve">Clause 1.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Rate for ITEM-001 is </w:t>
      </w:r>
      <w:del w:id="1" w:author="Reviewer" w:date="2026-01-01T00:00:00Z" w16du:dateUtc="2026-01-01T00:00:00Z">
        <w:r>
          <w:delText>100</w:delText>
        </w:r>
      </w:del>
      <w:ins w:id="2" w:author="Reviewer" w:date="2026-01-01T00:00:00Z" w16du:dateUtc="2026-01-01T00:00:00Z">
        <w:r>
          <w:t>125</w:t>
        </w:r>
      </w:ins>
      <w:r>
        <w:t xml:space="preserve"> USD.</w:t>
      </w:r>
    </w:p>
    <w:p>
      <w:r>
        <w:t xml:space="preserve">Clause 2.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Rate for ITEM-002 is </w:t>
      </w:r>
      <w:del w:id="3" w:author="Reviewer" w:date="2026-01-01T00:00:00Z" w16du:dateUtc="2026-01-01T00:00:00Z">
        <w:r>
          <w:delText>100</w:delText>
        </w:r>
      </w:del>
      <w:ins w:id="4" w:author="Reviewer" w:date="2026-01-01T00:00:00Z" w16du:dateUtc="2026-01-01T00:00:00Z">
        <w:r>
          <w:t>125</w:t>
        </w:r>
      </w:ins>
      <w:r>
        <w:t xml:space="preserve"> USD.</w:t>
      </w:r>
    </w:p>
    <w:p>
      <w:r>
        <w:t xml:space="preserve">Clause 3.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Rate for ITEM-003 is </w:t>
      </w:r>
      <w:del w:id="5" w:author="Reviewer" w:date="2026-01-01T00:00:00Z" w16du:dateUtc="2026-01-01T00:00:00Z">
        <w:r>
          <w:delText>100</w:delText>
        </w:r>
      </w:del>
      <w:ins w:id="6" w:author="Reviewer" w:date="2026-01-01T00:00:00Z" w16du:dateUtc="2026-01-01T00:00:00Z">
        <w:r>
          <w:t>125</w:t>
        </w:r>
      </w:ins>
      <w:r>
        <w:t xml:space="preserve"> USD.</w:t>
      </w:r>
    </w:p>
    <w:p>
      <w:r>
        <w:t xml:space="preserve">Clause 4.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Rate for ITEM-004 is </w:t>
      </w:r>
      <w:del w:id="7" w:author="Reviewer" w:date="2026-01-01T00:00:00Z" w16du:dateUtc="2026-01-01T00:00:00Z">
        <w:r>
          <w:delText>100</w:delText>
        </w:r>
      </w:del>
      <w:ins w:id="8" w:author="Reviewer" w:date="2026-01-01T00:00:00Z" w16du:dateUtc="2026-01-01T00:00:00Z">
        <w:r>
          <w:t>125</w:t>
        </w:r>
      </w:ins>
      <w:r>
        <w:t xml:space="preserve"> USD.</w:t>
      </w:r>
    </w:p>
    <w:p>
      <w:r>
        <w:t xml:space="preserve">Clause 5.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Rate for ITEM-005 is </w:t>
      </w:r>
      <w:del w:id="9" w:author="Reviewer" w:date="2026-01-01T00:00:00Z" w16du:dateUtc="2026-01-01T00:00:00Z">
        <w:r>
          <w:delText>100</w:delText>
        </w:r>
      </w:del>
      <w:ins w:id="10" w:author="Reviewer" w:date="2026-01-01T00:00:00Z" w16du:dateUtc="2026-01-01T00:00:00Z">
        <w:r>
          <w:t>125</w:t>
        </w:r>
      </w:ins>
      <w:r>
        <w:t xml:space="preserve"> USD.</w:t>
      </w:r>
    </w:p>
    <w:p>
      <w:r>
        <w:t xml:space="preserve">Clause 6.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Rate for ITEM-006 is </w:t>
      </w:r>
      <w:del w:id="11" w:author="Reviewer" w:date="2026-01-01T00:00:00Z" w16du:dateUtc="2026-01-01T00:00:00Z">
        <w:r>
          <w:delText>100</w:delText>
        </w:r>
      </w:del>
      <w:ins w:id="12" w:author="Reviewer" w:date="2026-01-01T00:00:00Z" w16du:dateUtc="2026-01-01T00:00:00Z">
        <w:r>
          <w:t>125</w:t>
        </w:r>
      </w:ins>
      <w:r>
        <w:t xml:space="preserve"> USD.</w:t>
      </w:r>
    </w:p>
    <w:p>
      <w:r>
        <w:t xml:space="preserve">Clause 7.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Rate for ITEM-007 is </w:t>
      </w:r>
      <w:del w:id="13" w:author="Reviewer" w:date="2026-01-01T00:00:00Z" w16du:dateUtc="2026-01-01T00:00:00Z">
        <w:r>
          <w:delText>100</w:delText>
        </w:r>
      </w:del>
      <w:ins w:id="14" w:author="Reviewer" w:date="2026-01-01T00:00:00Z" w16du:dateUtc="2026-01-01T00:00:00Z">
        <w:r>
          <w:t>125</w:t>
        </w:r>
      </w:ins>
      <w:r>
        <w:t xml:space="preserve"> USD.</w:t>
      </w:r>
    </w:p>
    <w:p>
      <w:r>
        <w:t xml:space="preserve">Clause 8.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Rate for ITEM-008 is </w:t>
      </w:r>
      <w:del w:id="15" w:author="Reviewer" w:date="2026-01-01T00:00:00Z" w16du:dateUtc="2026-01-01T00:00:00Z">
        <w:r>
          <w:delText>100</w:delText>
        </w:r>
      </w:del>
      <w:ins w:id="16" w:author="Reviewer" w:date="2026-01-01T00:00:00Z" w16du:dateUtc="2026-01-01T00:00:00Z">
        <w:r>
          <w:t>125</w:t>
        </w:r>
      </w:ins>
      <w:r>
        <w:t xml:space="preserve"> USD.</w:t>
      </w:r>
    </w:p>
    <w:p>
      <w:r>
        <w:t xml:space="preserve">Clause 9.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Rate for ITEM-009 is </w:t>
      </w:r>
      <w:del w:id="17" w:author="Reviewer" w:date="2026-01-01T00:00:00Z" w16du:dateUtc="2026-01-01T00:00:00Z">
        <w:r>
          <w:delText>100</w:delText>
        </w:r>
      </w:del>
      <w:ins w:id="18" w:author="Reviewer" w:date="2026-01-01T00:00:00Z" w16du:dateUtc="2026-01-01T00:00:00Z">
        <w:r>
          <w:t>125</w:t>
        </w:r>
      </w:ins>
      <w:r>
        <w:t xml:space="preserve"> USD.</w:t>
      </w:r>
    </w:p>
    <w:p>
      <w:r>
        <w:t xml:space="preserve">Clause 10.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Rate for ITEM-010 is </w:t>
      </w:r>
      <w:del w:id="19" w:author="Reviewer" w:date="2026-01-01T00:00:00Z" w16du:dateUtc="2026-01-01T00:00:00Z">
        <w:r>
          <w:delText>100</w:delText>
        </w:r>
      </w:del>
      <w:ins w:id="20" w:author="Reviewer" w:date="2026-01-01T00:00:00Z" w16du:dateUtc="2026-01-01T00:00:00Z">
        <w:r>
          <w:t>125</w:t>
        </w:r>
      </w:ins>
      <w:r>
        <w:t xml:space="preserve"> USD.</w:t>
      </w:r>
    </w:p>
    <w:p>
      <w:r>
        <w:t xml:space="preserve">Clause 11.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Rate for ITEM-011 is </w:t>
      </w:r>
      <w:del w:id="21" w:author="Reviewer" w:date="2026-01-01T00:00:00Z" w16du:dateUtc="2026-01-01T00:00:00Z">
        <w:r>
          <w:delText>100</w:delText>
        </w:r>
      </w:del>
      <w:ins w:id="22" w:author="Reviewer" w:date="2026-01-01T00:00:00Z" w16du:dateUtc="2026-01-01T00:00:00Z">
        <w:r>
          <w:t>125</w:t>
        </w:r>
      </w:ins>
      <w:r>
        <w:t xml:space="preserve"> USD.</w:t>
      </w:r>
    </w:p>
    <w:p>
      <w:r>
        <w:t xml:space="preserve">Clause 12.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Rate for ITEM-012 is </w:t>
      </w:r>
      <w:del w:id="23" w:author="Reviewer" w:date="2026-01-01T00:00:00Z" w16du:dateUtc="2026-01-01T00:00:00Z">
        <w:r>
          <w:delText>100</w:delText>
        </w:r>
      </w:del>
      <w:ins w:id="24" w:author="Reviewer" w:date="2026-01-01T00:00:00Z" w16du:dateUtc="2026-01-01T00:00:00Z">
        <w:r>
          <w:t>125</w:t>
        </w:r>
      </w:ins>
      <w:r>
        <w:t xml:space="preserve"> USD.</w:t>
      </w:r>
    </w:p>
    <w:p>
      <w:r>
        <w:t xml:space="preserve">Clause 13.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Rate for ITEM-013 is </w:t>
      </w:r>
      <w:del w:id="25" w:author="Reviewer" w:date="2026-01-01T00:00:00Z" w16du:dateUtc="2026-01-01T00:00:00Z">
        <w:r>
          <w:delText>100</w:delText>
        </w:r>
      </w:del>
      <w:ins w:id="26" w:author="Reviewer" w:date="2026-01-01T00:00:00Z" w16du:dateUtc="2026-01-01T00:00:00Z">
        <w:r>
          <w:t>125</w:t>
        </w:r>
      </w:ins>
      <w:r>
        <w:t xml:space="preserve"> USD.</w:t>
      </w:r>
    </w:p>
    <w:p>
      <w:r>
        <w:t xml:space="preserve">Clause 14.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Rate for ITEM-014 is </w:t>
      </w:r>
      <w:del w:id="27" w:author="Reviewer" w:date="2026-01-01T00:00:00Z" w16du:dateUtc="2026-01-01T00:00:00Z">
        <w:r>
          <w:delText>100</w:delText>
        </w:r>
      </w:del>
      <w:ins w:id="28" w:author="Reviewer" w:date="2026-01-01T00:00:00Z" w16du:dateUtc="2026-01-01T00:00:00Z">
        <w:r>
          <w:t>125</w:t>
        </w:r>
      </w:ins>
      <w:r>
        <w:t xml:space="preserve"> USD.</w:t>
      </w:r>
    </w:p>
    <w:p>
      <w:r>
        <w:t xml:space="preserve">Clause 15.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Rate for ITEM-015 is </w:t>
      </w:r>
      <w:del w:id="29" w:author="Reviewer" w:date="2026-01-01T00:00:00Z" w16du:dateUtc="2026-01-01T00:00:00Z">
        <w:r>
          <w:delText>100</w:delText>
        </w:r>
      </w:del>
      <w:ins w:id="30" w:author="Reviewer" w:date="2026-01-01T00:00:00Z" w16du:dateUtc="2026-01-01T00:00:00Z">
        <w:r>
          <w:t>125</w:t>
        </w:r>
      </w:ins>
      <w:r>
        <w:t xml:space="preserve"> USD.</w:t>
      </w:r>
    </w:p>
    <w:p>
      <w:r>
        <w:t xml:space="preserve">Clause 16.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Rate for ITEM-016 is </w:t>
      </w:r>
      <w:del w:id="31" w:author="Reviewer" w:date="2026-01-01T00:00:00Z" w16du:dateUtc="2026-01-01T00:00:00Z">
        <w:r>
          <w:delText>100</w:delText>
        </w:r>
      </w:del>
      <w:ins w:id="32" w:author="Reviewer" w:date="2026-01-01T00:00:00Z" w16du:dateUtc="2026-01-01T00:00:00Z">
        <w:r>
          <w:t>125</w:t>
        </w:r>
      </w:ins>
      <w:r>
        <w:t xml:space="preserve"> USD.</w:t>
      </w:r>
    </w:p>
    <w:p>
      <w:r>
        <w:t xml:space="preserve">Clause 17.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Rate for ITEM-017 is </w:t>
      </w:r>
      <w:del w:id="33" w:author="Reviewer" w:date="2026-01-01T00:00:00Z" w16du:dateUtc="2026-01-01T00:00:00Z">
        <w:r>
          <w:delText>100</w:delText>
        </w:r>
      </w:del>
      <w:ins w:id="34" w:author="Reviewer" w:date="2026-01-01T00:00:00Z" w16du:dateUtc="2026-01-01T00:00:00Z">
        <w:r>
          <w:t>125</w:t>
        </w:r>
      </w:ins>
      <w:r>
        <w:t xml:space="preserve"> USD.</w:t>
      </w:r>
    </w:p>
    <w:p>
      <w:r>
        <w:t xml:space="preserve">Clause 18.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Rate for ITEM-018 is </w:t>
      </w:r>
      <w:del w:id="35" w:author="Reviewer" w:date="2026-01-01T00:00:00Z" w16du:dateUtc="2026-01-01T00:00:00Z">
        <w:r>
          <w:delText>100</w:delText>
        </w:r>
      </w:del>
      <w:ins w:id="36" w:author="Reviewer" w:date="2026-01-01T00:00:00Z" w16du:dateUtc="2026-01-01T00:00:00Z">
        <w:r>
          <w:t>125</w:t>
        </w:r>
      </w:ins>
      <w:r>
        <w:t xml:space="preserve"> USD.</w:t>
      </w:r>
    </w:p>
    <w:p>
      <w:r>
        <w:t xml:space="preserve">Clause 19.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Rate for ITEM-019 is </w:t>
      </w:r>
      <w:del w:id="37" w:author="Reviewer" w:date="2026-01-01T00:00:00Z" w16du:dateUtc="2026-01-01T00:00:00Z">
        <w:r>
          <w:delText>100</w:delText>
        </w:r>
      </w:del>
      <w:ins w:id="38" w:author="Reviewer" w:date="2026-01-01T00:00:00Z" w16du:dateUtc="2026-01-01T00:00:00Z">
        <w:r>
          <w:t>125</w:t>
        </w:r>
      </w:ins>
      <w:r>
        <w:t xml:space="preserve"> USD.</w:t>
      </w:r>
    </w:p>
    <w:p>
      <w:r>
        <w:t xml:space="preserve">Clause 20.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Rate for ITEM-020 is </w:t>
      </w:r>
      <w:del w:id="39" w:author="Reviewer" w:date="2026-01-01T00:00:00Z" w16du:dateUtc="2026-01-01T00:00:00Z">
        <w:r>
          <w:delText>100</w:delText>
        </w:r>
      </w:del>
      <w:ins w:id="40" w:author="Reviewer" w:date="2026-01-01T00:00:00Z" w16du:dateUtc="2026-01-01T00:00:00Z">
        <w:r>
          <w:t>125</w:t>
        </w:r>
      </w:ins>
      <w:r>
        <w:t xml:space="preserve"> USD.</w:t>
      </w:r>
    </w:p>
    <w:p>
      <w:r>
        <w:t xml:space="preserve">Clause 21.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Rate for ITEM-021 is </w:t>
      </w:r>
      <w:del w:id="41" w:author="Reviewer" w:date="2026-01-01T00:00:00Z" w16du:dateUtc="2026-01-01T00:00:00Z">
        <w:r>
          <w:delText>100</w:delText>
        </w:r>
      </w:del>
      <w:ins w:id="42" w:author="Reviewer" w:date="2026-01-01T00:00:00Z" w16du:dateUtc="2026-01-01T00:00:00Z">
        <w:r>
          <w:t>125</w:t>
        </w:r>
      </w:ins>
      <w:r>
        <w:t xml:space="preserve"> USD.</w:t>
      </w:r>
    </w:p>
    <w:p>
      <w:r>
        <w:t xml:space="preserve">Clause 22.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Rate for ITEM-022 is </w:t>
      </w:r>
      <w:del w:id="43" w:author="Reviewer" w:date="2026-01-01T00:00:00Z" w16du:dateUtc="2026-01-01T00:00:00Z">
        <w:r>
          <w:delText>100</w:delText>
        </w:r>
      </w:del>
      <w:ins w:id="44" w:author="Reviewer" w:date="2026-01-01T00:00:00Z" w16du:dateUtc="2026-01-01T00:00:00Z">
        <w:r>
          <w:t>125</w:t>
        </w:r>
      </w:ins>
      <w:r>
        <w:t xml:space="preserve"> USD.</w:t>
      </w:r>
    </w:p>
    <w:p>
      <w:r>
        <w:t xml:space="preserve">Clause 23.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Rate for ITEM-023 is </w:t>
      </w:r>
      <w:del w:id="45" w:author="Reviewer" w:date="2026-01-01T00:00:00Z" w16du:dateUtc="2026-01-01T00:00:00Z">
        <w:r>
          <w:delText>100</w:delText>
        </w:r>
      </w:del>
      <w:ins w:id="46" w:author="Reviewer" w:date="2026-01-01T00:00:00Z" w16du:dateUtc="2026-01-01T00:00:00Z">
        <w:r>
          <w:t>125</w:t>
        </w:r>
      </w:ins>
      <w:r>
        <w:t xml:space="preserve"> USD.</w:t>
      </w:r>
    </w:p>
    <w:p>
      <w:r>
        <w:t xml:space="preserve">Clause 24.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Rate for ITEM-024 is </w:t>
      </w:r>
      <w:del w:id="47" w:author="Reviewer" w:date="2026-01-01T00:00:00Z" w16du:dateUtc="2026-01-01T00:00:00Z">
        <w:r>
          <w:delText>100</w:delText>
        </w:r>
      </w:del>
      <w:ins w:id="48" w:author="Reviewer" w:date="2026-01-01T00:00:00Z" w16du:dateUtc="2026-01-01T00:00:00Z">
        <w:r>
          <w:t>125</w:t>
        </w:r>
      </w:ins>
      <w:r>
        <w:t xml:space="preserve"> USD.</w:t>
      </w:r>
    </w:p>
    <w:p>
      <w:r>
        <w:t xml:space="preserve">Clause 25.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Rate for ITEM-025 is </w:t>
      </w:r>
      <w:del w:id="49" w:author="Reviewer" w:date="2026-01-01T00:00:00Z" w16du:dateUtc="2026-01-01T00:00:00Z">
        <w:r>
          <w:delText>100</w:delText>
        </w:r>
      </w:del>
      <w:ins w:id="50" w:author="Reviewer" w:date="2026-01-01T00:00:00Z" w16du:dateUtc="2026-01-01T00:00:00Z">
        <w:r>
          <w:t>125</w:t>
        </w:r>
      </w:ins>
      <w:r>
        <w:t xml:space="preserve"> USD.</w:t>
      </w:r>
    </w:p>
    <w:p>
      <w:r>
        <w:t xml:space="preserve">Clause 26.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Rate for ITEM-026 is </w:t>
      </w:r>
      <w:del w:id="51" w:author="Reviewer" w:date="2026-01-01T00:00:00Z" w16du:dateUtc="2026-01-01T00:00:00Z">
        <w:r>
          <w:delText>100</w:delText>
        </w:r>
      </w:del>
      <w:ins w:id="52" w:author="Reviewer" w:date="2026-01-01T00:00:00Z" w16du:dateUtc="2026-01-01T00:00:00Z">
        <w:r>
          <w:t>125</w:t>
        </w:r>
      </w:ins>
      <w:r>
        <w:t xml:space="preserve"> USD.</w:t>
      </w:r>
    </w:p>
    <w:p>
      <w:r>
        <w:t xml:space="preserve">Clause 27.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Rate for ITEM-027 is </w:t>
      </w:r>
      <w:del w:id="53" w:author="Reviewer" w:date="2026-01-01T00:00:00Z" w16du:dateUtc="2026-01-01T00:00:00Z">
        <w:r>
          <w:delText>100</w:delText>
        </w:r>
      </w:del>
      <w:ins w:id="54" w:author="Reviewer" w:date="2026-01-01T00:00:00Z" w16du:dateUtc="2026-01-01T00:00:00Z">
        <w:r>
          <w:t>125</w:t>
        </w:r>
      </w:ins>
      <w:r>
        <w:t xml:space="preserve"> USD.</w:t>
      </w:r>
    </w:p>
    <w:p>
      <w:r>
        <w:t xml:space="preserve">Clause 28.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Rate for ITEM-028 is </w:t>
      </w:r>
      <w:del w:id="55" w:author="Reviewer" w:date="2026-01-01T00:00:00Z" w16du:dateUtc="2026-01-01T00:00:00Z">
        <w:r>
          <w:delText>100</w:delText>
        </w:r>
      </w:del>
      <w:ins w:id="56" w:author="Reviewer" w:date="2026-01-01T00:00:00Z" w16du:dateUtc="2026-01-01T00:00:00Z">
        <w:r>
          <w:t>125</w:t>
        </w:r>
      </w:ins>
      <w:r>
        <w:t xml:space="preserve"> USD.</w:t>
      </w:r>
    </w:p>
    <w:p>
      <w:r>
        <w:t xml:space="preserve">Clause 29.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Rate for ITEM-029 is </w:t>
      </w:r>
      <w:del w:id="57" w:author="Reviewer" w:date="2026-01-01T00:00:00Z" w16du:dateUtc="2026-01-01T00:00:00Z">
        <w:r>
          <w:delText>100</w:delText>
        </w:r>
      </w:del>
      <w:ins w:id="58" w:author="Reviewer" w:date="2026-01-01T00:00:00Z" w16du:dateUtc="2026-01-01T00:00:00Z">
        <w:r>
          <w:t>125</w:t>
        </w:r>
      </w:ins>
      <w:r>
        <w:t xml:space="preserve"> USD.</w:t>
      </w:r>
    </w:p>
    <w:p>
      <w:r>
        <w:t xml:space="preserve">Clause 30.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Rate for ITEM-030 is </w:t>
      </w:r>
      <w:del w:id="59" w:author="Reviewer" w:date="2026-01-01T00:00:00Z" w16du:dateUtc="2026-01-01T00:00:00Z">
        <w:r>
          <w:delText>100</w:delText>
        </w:r>
      </w:del>
      <w:ins w:id="60" w:author="Reviewer" w:date="2026-01-01T00:00:00Z" w16du:dateUtc="2026-01-01T00:00:00Z">
        <w:r>
          <w:t>125</w:t>
        </w:r>
      </w:ins>
      <w:r>
        <w:t xml:space="preserve"> USD.</w:t>
      </w:r>
    </w:p>
    <w:p>
      <w:r>
        <w:t xml:space="preserve">Clause 31.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Rate for ITEM-031 is </w:t>
      </w:r>
      <w:del w:id="61" w:author="Reviewer" w:date="2026-01-01T00:00:00Z" w16du:dateUtc="2026-01-01T00:00:00Z">
        <w:r>
          <w:delText>100</w:delText>
        </w:r>
      </w:del>
      <w:ins w:id="62" w:author="Reviewer" w:date="2026-01-01T00:00:00Z" w16du:dateUtc="2026-01-01T00:00:00Z">
        <w:r>
          <w:t>125</w:t>
        </w:r>
      </w:ins>
      <w:r>
        <w:t xml:space="preserve"> USD.</w:t>
      </w:r>
    </w:p>
    <w:p>
      <w:r>
        <w:t xml:space="preserve">Clause 32.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Rate for ITEM-032 is </w:t>
      </w:r>
      <w:del w:id="63" w:author="Reviewer" w:date="2026-01-01T00:00:00Z" w16du:dateUtc="2026-01-01T00:00:00Z">
        <w:r>
          <w:delText>100</w:delText>
        </w:r>
      </w:del>
      <w:ins w:id="64" w:author="Reviewer" w:date="2026-01-01T00:00:00Z" w16du:dateUtc="2026-01-01T00:00:00Z">
        <w:r>
          <w:t>125</w:t>
        </w:r>
      </w:ins>
      <w:r>
        <w:t xml:space="preserve"> USD.</w:t>
      </w:r>
    </w:p>
    <w:p>
      <w:r>
        <w:t xml:space="preserve">Clause 33.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Rate for ITEM-033 is </w:t>
      </w:r>
      <w:del w:id="65" w:author="Reviewer" w:date="2026-01-01T00:00:00Z" w16du:dateUtc="2026-01-01T00:00:00Z">
        <w:r>
          <w:delText>100</w:delText>
        </w:r>
      </w:del>
      <w:ins w:id="66" w:author="Reviewer" w:date="2026-01-01T00:00:00Z" w16du:dateUtc="2026-01-01T00:00:00Z">
        <w:r>
          <w:t>125</w:t>
        </w:r>
      </w:ins>
      <w:r>
        <w:t xml:space="preserve"> USD.</w:t>
      </w:r>
    </w:p>
    <w:p>
      <w:r>
        <w:t xml:space="preserve">Clause 34.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Rate for ITEM-034 is </w:t>
      </w:r>
      <w:del w:id="67" w:author="Reviewer" w:date="2026-01-01T00:00:00Z" w16du:dateUtc="2026-01-01T00:00:00Z">
        <w:r>
          <w:delText>100</w:delText>
        </w:r>
      </w:del>
      <w:ins w:id="68" w:author="Reviewer" w:date="2026-01-01T00:00:00Z" w16du:dateUtc="2026-01-01T00:00:00Z">
        <w:r>
          <w:t>125</w:t>
        </w:r>
      </w:ins>
      <w:r>
        <w:t xml:space="preserve"> USD.</w:t>
      </w:r>
    </w:p>
    <w:p>
      <w:r>
        <w:t xml:space="preserve">Clause 35.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Rate for ITEM-035 is </w:t>
      </w:r>
      <w:del w:id="69" w:author="Reviewer" w:date="2026-01-01T00:00:00Z" w16du:dateUtc="2026-01-01T00:00:00Z">
        <w:r>
          <w:delText>100</w:delText>
        </w:r>
      </w:del>
      <w:ins w:id="70" w:author="Reviewer" w:date="2026-01-01T00:00:00Z" w16du:dateUtc="2026-01-01T00:00:00Z">
        <w:r>
          <w:t>125</w:t>
        </w:r>
      </w:ins>
      <w:r>
        <w:t xml:space="preserve"> USD.</w:t>
      </w:r>
    </w:p>
    <w:p>
      <w:r>
        <w:t xml:space="preserve">Clause 36.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Rate for ITEM-036 is </w:t>
      </w:r>
      <w:del w:id="71" w:author="Reviewer" w:date="2026-01-01T00:00:00Z" w16du:dateUtc="2026-01-01T00:00:00Z">
        <w:r>
          <w:delText>100</w:delText>
        </w:r>
      </w:del>
      <w:ins w:id="72" w:author="Reviewer" w:date="2026-01-01T00:00:00Z" w16du:dateUtc="2026-01-01T00:00:00Z">
        <w:r>
          <w:t>125</w:t>
        </w:r>
      </w:ins>
      <w:r>
        <w:t xml:space="preserve"> USD.</w:t>
      </w:r>
    </w:p>
    <w:p>
      <w:r>
        <w:t xml:space="preserve">Clause 37.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Rate for ITEM-037 is </w:t>
      </w:r>
      <w:del w:id="73" w:author="Reviewer" w:date="2026-01-01T00:00:00Z" w16du:dateUtc="2026-01-01T00:00:00Z">
        <w:r>
          <w:delText>100</w:delText>
        </w:r>
      </w:del>
      <w:ins w:id="74" w:author="Reviewer" w:date="2026-01-01T00:00:00Z" w16du:dateUtc="2026-01-01T00:00:00Z">
        <w:r>
          <w:t>125</w:t>
        </w:r>
      </w:ins>
      <w:r>
        <w:t xml:space="preserve"> USD.</w:t>
      </w:r>
    </w:p>
    <w:p>
      <w:r>
        <w:t xml:space="preserve">Clause 38.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Rate for ITEM-038 is </w:t>
      </w:r>
      <w:del w:id="75" w:author="Reviewer" w:date="2026-01-01T00:00:00Z" w16du:dateUtc="2026-01-01T00:00:00Z">
        <w:r>
          <w:delText>100</w:delText>
        </w:r>
      </w:del>
      <w:ins w:id="76" w:author="Reviewer" w:date="2026-01-01T00:00:00Z" w16du:dateUtc="2026-01-01T00:00:00Z">
        <w:r>
          <w:t>125</w:t>
        </w:r>
      </w:ins>
      <w:r>
        <w:t xml:space="preserve"> USD.</w:t>
      </w:r>
    </w:p>
    <w:p>
      <w:r>
        <w:t xml:space="preserve">Clause 39.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Rate for ITEM-039 is </w:t>
      </w:r>
      <w:del w:id="77" w:author="Reviewer" w:date="2026-01-01T00:00:00Z" w16du:dateUtc="2026-01-01T00:00:00Z">
        <w:r>
          <w:delText>100</w:delText>
        </w:r>
      </w:del>
      <w:ins w:id="78" w:author="Reviewer" w:date="2026-01-01T00:00:00Z" w16du:dateUtc="2026-01-01T00:00:00Z">
        <w:r>
          <w:t>125</w:t>
        </w:r>
      </w:ins>
      <w:r>
        <w:t xml:space="preserve"> USD.</w:t>
      </w:r>
    </w:p>
    <w:p>
      <w:r>
        <w:t xml:space="preserve">Clause 40.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Rate for ITEM-040 is </w:t>
      </w:r>
      <w:del w:id="79" w:author="Reviewer" w:date="2026-01-01T00:00:00Z" w16du:dateUtc="2026-01-01T00:00:00Z">
        <w:r>
          <w:delText>100</w:delText>
        </w:r>
      </w:del>
      <w:ins w:id="80" w:author="Reviewer" w:date="2026-01-01T00:00:00Z" w16du:dateUtc="2026-01-01T00:00:00Z">
        <w:r>
          <w:t>125</w:t>
        </w:r>
      </w:ins>
      <w:r>
        <w:t xml:space="preserve"> USD.</w:t>
      </w:r>
    </w:p>
    <w:p>
      <w:r>
        <w:t xml:space="preserve">Clause 41.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Rate for ITEM-041 is </w:t>
      </w:r>
      <w:del w:id="81" w:author="Reviewer" w:date="2026-01-01T00:00:00Z" w16du:dateUtc="2026-01-01T00:00:00Z">
        <w:r>
          <w:delText>100</w:delText>
        </w:r>
      </w:del>
      <w:ins w:id="82" w:author="Reviewer" w:date="2026-01-01T00:00:00Z" w16du:dateUtc="2026-01-01T00:00:00Z">
        <w:r>
          <w:t>125</w:t>
        </w:r>
      </w:ins>
      <w:r>
        <w:t xml:space="preserve"> USD.</w:t>
      </w:r>
    </w:p>
    <w:p>
      <w:r>
        <w:t xml:space="preserve">Clause 42.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Rate for ITEM-042 is </w:t>
      </w:r>
      <w:del w:id="83" w:author="Reviewer" w:date="2026-01-01T00:00:00Z" w16du:dateUtc="2026-01-01T00:00:00Z">
        <w:r>
          <w:delText>100</w:delText>
        </w:r>
      </w:del>
      <w:ins w:id="84" w:author="Reviewer" w:date="2026-01-01T00:00:00Z" w16du:dateUtc="2026-01-01T00:00:00Z">
        <w:r>
          <w:t>125</w:t>
        </w:r>
      </w:ins>
      <w:r>
        <w:t xml:space="preserve"> USD.</w:t>
      </w:r>
    </w:p>
    <w:p>
      <w:r>
        <w:t xml:space="preserve">Clause 43.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Rate for ITEM-043 is </w:t>
      </w:r>
      <w:del w:id="85" w:author="Reviewer" w:date="2026-01-01T00:00:00Z" w16du:dateUtc="2026-01-01T00:00:00Z">
        <w:r>
          <w:delText>100</w:delText>
        </w:r>
      </w:del>
      <w:ins w:id="86" w:author="Reviewer" w:date="2026-01-01T00:00:00Z" w16du:dateUtc="2026-01-01T00:00:00Z">
        <w:r>
          <w:t>125</w:t>
        </w:r>
      </w:ins>
      <w:r>
        <w:t xml:space="preserve"> USD.</w:t>
      </w:r>
    </w:p>
    <w:p>
      <w:r>
        <w:t xml:space="preserve">Clause 44.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Rate for ITEM-044 is </w:t>
      </w:r>
      <w:del w:id="87" w:author="Reviewer" w:date="2026-01-01T00:00:00Z" w16du:dateUtc="2026-01-01T00:00:00Z">
        <w:r>
          <w:delText>100</w:delText>
        </w:r>
      </w:del>
      <w:ins w:id="88" w:author="Reviewer" w:date="2026-01-01T00:00:00Z" w16du:dateUtc="2026-01-01T00:00:00Z">
        <w:r>
          <w:t>125</w:t>
        </w:r>
      </w:ins>
      <w:r>
        <w:t xml:space="preserve"> USD.</w:t>
      </w:r>
    </w:p>
    <w:p>
      <w:r>
        <w:t xml:space="preserve">Clause 45.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Rate for ITEM-045 is </w:t>
      </w:r>
      <w:del w:id="89" w:author="Reviewer" w:date="2026-01-01T00:00:00Z" w16du:dateUtc="2026-01-01T00:00:00Z">
        <w:r>
          <w:delText>100</w:delText>
        </w:r>
      </w:del>
      <w:ins w:id="90" w:author="Reviewer" w:date="2026-01-01T00:00:00Z" w16du:dateUtc="2026-01-01T00:00:00Z">
        <w:r>
          <w:t>125</w:t>
        </w:r>
      </w:ins>
      <w:r>
        <w:t xml:space="preserve"> USD.</w:t>
      </w:r>
    </w:p>
    <w:p>
      <w:r>
        <w:t xml:space="preserve">Clause 46.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Rate for ITEM-046 is </w:t>
      </w:r>
      <w:del w:id="91" w:author="Reviewer" w:date="2026-01-01T00:00:00Z" w16du:dateUtc="2026-01-01T00:00:00Z">
        <w:r>
          <w:delText>100</w:delText>
        </w:r>
      </w:del>
      <w:ins w:id="92" w:author="Reviewer" w:date="2026-01-01T00:00:00Z" w16du:dateUtc="2026-01-01T00:00:00Z">
        <w:r>
          <w:t>125</w:t>
        </w:r>
      </w:ins>
      <w:r>
        <w:t xml:space="preserve"> USD.</w:t>
      </w:r>
    </w:p>
    <w:p>
      <w:r>
        <w:t xml:space="preserve">Clause 47.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Rate for ITEM-047 is </w:t>
      </w:r>
      <w:del w:id="93" w:author="Reviewer" w:date="2026-01-01T00:00:00Z" w16du:dateUtc="2026-01-01T00:00:00Z">
        <w:r>
          <w:delText>100</w:delText>
        </w:r>
      </w:del>
      <w:ins w:id="94" w:author="Reviewer" w:date="2026-01-01T00:00:00Z" w16du:dateUtc="2026-01-01T00:00:00Z">
        <w:r>
          <w:t>125</w:t>
        </w:r>
      </w:ins>
      <w:r>
        <w:t xml:space="preserve"> USD.</w:t>
      </w:r>
    </w:p>
    <w:p>
      <w:r>
        <w:t xml:space="preserve">Clause 48.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Rate for ITEM-048 is </w:t>
      </w:r>
      <w:del w:id="95" w:author="Reviewer" w:date="2026-01-01T00:00:00Z" w16du:dateUtc="2026-01-01T00:00:00Z">
        <w:r>
          <w:delText>100</w:delText>
        </w:r>
      </w:del>
      <w:ins w:id="96" w:author="Reviewer" w:date="2026-01-01T00:00:00Z" w16du:dateUtc="2026-01-01T00:00:00Z">
        <w:r>
          <w:t>125</w:t>
        </w:r>
      </w:ins>
      <w:r>
        <w:t xml:space="preserve"> USD.</w:t>
      </w:r>
    </w:p>
    <w:p>
      <w:r>
        <w:t xml:space="preserve">Clause 49.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Rate for ITEM-049 is </w:t>
      </w:r>
      <w:del w:id="97" w:author="Reviewer" w:date="2026-01-01T00:00:00Z" w16du:dateUtc="2026-01-01T00:00:00Z">
        <w:r>
          <w:delText>100</w:delText>
        </w:r>
      </w:del>
      <w:ins w:id="98" w:author="Reviewer" w:date="2026-01-01T00:00:00Z" w16du:dateUtc="2026-01-01T00:00:00Z">
        <w:r>
          <w:t>125</w:t>
        </w:r>
      </w:ins>
      <w:r>
        <w:t xml:space="preserve"> USD.</w:t>
      </w:r>
    </w:p>
    <w:p>
      <w:r>
        <w:t xml:space="preserve">Clause 50.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Rate for ITEM-050 is </w:t>
      </w:r>
      <w:del w:id="99" w:author="Reviewer" w:date="2026-01-01T00:00:00Z" w16du:dateUtc="2026-01-01T00:00:00Z">
        <w:r>
          <w:delText>100</w:delText>
        </w:r>
      </w:del>
      <w:ins w:id="100" w:author="Reviewer" w:date="2026-01-01T00:00:00Z" w16du:dateUtc="2026-01-01T00:00:00Z">
        <w:r>
          <w:t>125</w:t>
        </w:r>
      </w:ins>
      <w:r>
        <w:t xml:space="preserve"> USD.</w:t>
      </w:r>
    </w:p>
    <w:p>
      <w:r>
        <w:t xml:space="preserve">Clause 51.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Rate for ITEM-051 is </w:t>
      </w:r>
      <w:del w:id="101" w:author="Reviewer" w:date="2026-01-01T00:00:00Z" w16du:dateUtc="2026-01-01T00:00:00Z">
        <w:r>
          <w:delText>100</w:delText>
        </w:r>
      </w:del>
      <w:ins w:id="102" w:author="Reviewer" w:date="2026-01-01T00:00:00Z" w16du:dateUtc="2026-01-01T00:00:00Z">
        <w:r>
          <w:t>125</w:t>
        </w:r>
      </w:ins>
      <w:r>
        <w:t xml:space="preserve"> USD.</w:t>
      </w:r>
    </w:p>
    <w:p>
      <w:r>
        <w:t xml:space="preserve">Clause 52.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Rate for ITEM-052 is </w:t>
      </w:r>
      <w:del w:id="103" w:author="Reviewer" w:date="2026-01-01T00:00:00Z" w16du:dateUtc="2026-01-01T00:00:00Z">
        <w:r>
          <w:delText>100</w:delText>
        </w:r>
      </w:del>
      <w:ins w:id="104" w:author="Reviewer" w:date="2026-01-01T00:00:00Z" w16du:dateUtc="2026-01-01T00:00:00Z">
        <w:r>
          <w:t>125</w:t>
        </w:r>
      </w:ins>
      <w:r>
        <w:t xml:space="preserve"> USD.</w:t>
      </w:r>
    </w:p>
    <w:p>
      <w:r>
        <w:t xml:space="preserve">Clause 53.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Rate for ITEM-053 is </w:t>
      </w:r>
      <w:del w:id="105" w:author="Reviewer" w:date="2026-01-01T00:00:00Z" w16du:dateUtc="2026-01-01T00:00:00Z">
        <w:r>
          <w:delText>100</w:delText>
        </w:r>
      </w:del>
      <w:ins w:id="106" w:author="Reviewer" w:date="2026-01-01T00:00:00Z" w16du:dateUtc="2026-01-01T00:00:00Z">
        <w:r>
          <w:t>125</w:t>
        </w:r>
      </w:ins>
      <w:r>
        <w:t xml:space="preserve"> USD.</w:t>
      </w:r>
    </w:p>
    <w:p>
      <w:r>
        <w:t xml:space="preserve">Clause 54.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Rate for ITEM-054 is </w:t>
      </w:r>
      <w:del w:id="107" w:author="Reviewer" w:date="2026-01-01T00:00:00Z" w16du:dateUtc="2026-01-01T00:00:00Z">
        <w:r>
          <w:delText>100</w:delText>
        </w:r>
      </w:del>
      <w:ins w:id="108" w:author="Reviewer" w:date="2026-01-01T00:00:00Z" w16du:dateUtc="2026-01-01T00:00:00Z">
        <w:r>
          <w:t>125</w:t>
        </w:r>
      </w:ins>
      <w:r>
        <w:t xml:space="preserve"> USD.</w:t>
      </w:r>
    </w:p>
    <w:p>
      <w:r>
        <w:t xml:space="preserve">Clause 55.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Rate for ITEM-055 is </w:t>
      </w:r>
      <w:del w:id="109" w:author="Reviewer" w:date="2026-01-01T00:00:00Z" w16du:dateUtc="2026-01-01T00:00:00Z">
        <w:r>
          <w:delText>100</w:delText>
        </w:r>
      </w:del>
      <w:ins w:id="110" w:author="Reviewer" w:date="2026-01-01T00:00:00Z" w16du:dateUtc="2026-01-01T00:00:00Z">
        <w:r>
          <w:t>125</w:t>
        </w:r>
      </w:ins>
      <w:r>
        <w:t xml:space="preserve"> USD.</w:t>
      </w:r>
    </w:p>
    <w:p>
      <w:r>
        <w:t xml:space="preserve">Clause 56.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Rate for ITEM-056 is </w:t>
      </w:r>
      <w:del w:id="111" w:author="Reviewer" w:date="2026-01-01T00:00:00Z" w16du:dateUtc="2026-01-01T00:00:00Z">
        <w:r>
          <w:delText>100</w:delText>
        </w:r>
      </w:del>
      <w:ins w:id="112" w:author="Reviewer" w:date="2026-01-01T00:00:00Z" w16du:dateUtc="2026-01-01T00:00:00Z">
        <w:r>
          <w:t>125</w:t>
        </w:r>
      </w:ins>
      <w:r>
        <w:t xml:space="preserve"> USD.</w:t>
      </w:r>
    </w:p>
    <w:p>
      <w:r>
        <w:t xml:space="preserve">Clause 57.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Rate for ITEM-057 is </w:t>
      </w:r>
      <w:del w:id="113" w:author="Reviewer" w:date="2026-01-01T00:00:00Z" w16du:dateUtc="2026-01-01T00:00:00Z">
        <w:r>
          <w:delText>100</w:delText>
        </w:r>
      </w:del>
      <w:ins w:id="114" w:author="Reviewer" w:date="2026-01-01T00:00:00Z" w16du:dateUtc="2026-01-01T00:00:00Z">
        <w:r>
          <w:t>125</w:t>
        </w:r>
      </w:ins>
      <w:r>
        <w:t xml:space="preserve"> USD.</w:t>
      </w:r>
    </w:p>
    <w:p>
      <w:r>
        <w:t xml:space="preserve">Clause 58.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Rate for ITEM-058 is </w:t>
      </w:r>
      <w:del w:id="115" w:author="Reviewer" w:date="2026-01-01T00:00:00Z" w16du:dateUtc="2026-01-01T00:00:00Z">
        <w:r>
          <w:delText>100</w:delText>
        </w:r>
      </w:del>
      <w:ins w:id="116" w:author="Reviewer" w:date="2026-01-01T00:00:00Z" w16du:dateUtc="2026-01-01T00:00:00Z">
        <w:r>
          <w:t>125</w:t>
        </w:r>
      </w:ins>
      <w:r>
        <w:t xml:space="preserve"> USD.</w:t>
      </w:r>
    </w:p>
    <w:p>
      <w:r>
        <w:t xml:space="preserve">Clause 59.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Rate for ITEM-059 is </w:t>
      </w:r>
      <w:del w:id="117" w:author="Reviewer" w:date="2026-01-01T00:00:00Z" w16du:dateUtc="2026-01-01T00:00:00Z">
        <w:r>
          <w:delText>100</w:delText>
        </w:r>
      </w:del>
      <w:ins w:id="118" w:author="Reviewer" w:date="2026-01-01T00:00:00Z" w16du:dateUtc="2026-01-01T00:00:00Z">
        <w:r>
          <w:t>125</w:t>
        </w:r>
      </w:ins>
      <w:r>
        <w:t xml:space="preserve"> USD.</w:t>
      </w:r>
    </w:p>
    <w:p>
      <w:r>
        <w:t xml:space="preserve">Clause 60.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Rate for ITEM-060 is </w:t>
      </w:r>
      <w:del w:id="119" w:author="Reviewer" w:date="2026-01-01T00:00:00Z" w16du:dateUtc="2026-01-01T00:00:00Z">
        <w:r>
          <w:delText>100</w:delText>
        </w:r>
      </w:del>
      <w:ins w:id="120" w:author="Reviewer" w:date="2026-01-01T00:00:00Z" w16du:dateUtc="2026-01-01T00:00:00Z">
        <w:r>
          <w:t>125</w:t>
        </w:r>
      </w:ins>
      <w:r>
        <w:t xml:space="preserve"> USD.</w:t>
      </w:r>
    </w:p>
    <w:p>
      <w:r>
        <w:t xml:space="preserve">Clause 61.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Rate for ITEM-061 is </w:t>
      </w:r>
      <w:del w:id="121" w:author="Reviewer" w:date="2026-01-01T00:00:00Z" w16du:dateUtc="2026-01-01T00:00:00Z">
        <w:r>
          <w:delText>100</w:delText>
        </w:r>
      </w:del>
      <w:ins w:id="122" w:author="Reviewer" w:date="2026-01-01T00:00:00Z" w16du:dateUtc="2026-01-01T00:00:00Z">
        <w:r>
          <w:t>125</w:t>
        </w:r>
      </w:ins>
      <w:r>
        <w:t xml:space="preserve"> USD.</w:t>
      </w:r>
    </w:p>
    <w:p>
      <w:r>
        <w:t xml:space="preserve">Clause 62.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Rate for ITEM-062 is </w:t>
      </w:r>
      <w:del w:id="123" w:author="Reviewer" w:date="2026-01-01T00:00:00Z" w16du:dateUtc="2026-01-01T00:00:00Z">
        <w:r>
          <w:delText>100</w:delText>
        </w:r>
      </w:del>
      <w:ins w:id="124" w:author="Reviewer" w:date="2026-01-01T00:00:00Z" w16du:dateUtc="2026-01-01T00:00:00Z">
        <w:r>
          <w:t>125</w:t>
        </w:r>
      </w:ins>
      <w:r>
        <w:t xml:space="preserve"> USD.</w:t>
      </w:r>
    </w:p>
    <w:p>
      <w:r>
        <w:t xml:space="preserve">Clause 63.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Rate for ITEM-063 is </w:t>
      </w:r>
      <w:del w:id="125" w:author="Reviewer" w:date="2026-01-01T00:00:00Z" w16du:dateUtc="2026-01-01T00:00:00Z">
        <w:r>
          <w:delText>100</w:delText>
        </w:r>
      </w:del>
      <w:ins w:id="126" w:author="Reviewer" w:date="2026-01-01T00:00:00Z" w16du:dateUtc="2026-01-01T00:00:00Z">
        <w:r>
          <w:t>125</w:t>
        </w:r>
      </w:ins>
      <w:r>
        <w:t xml:space="preserve"> USD.</w:t>
      </w:r>
    </w:p>
    <w:p>
      <w:r>
        <w:t xml:space="preserve">Clause 64.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Rate for ITEM-064 is </w:t>
      </w:r>
      <w:del w:id="127" w:author="Reviewer" w:date="2026-01-01T00:00:00Z" w16du:dateUtc="2026-01-01T00:00:00Z">
        <w:r>
          <w:delText>100</w:delText>
        </w:r>
      </w:del>
      <w:ins w:id="128" w:author="Reviewer" w:date="2026-01-01T00:00:00Z" w16du:dateUtc="2026-01-01T00:00:00Z">
        <w:r>
          <w:t>125</w:t>
        </w:r>
      </w:ins>
      <w:r>
        <w:t xml:space="preserve"> USD.</w:t>
      </w:r>
    </w:p>
    <w:p>
      <w:r>
        <w:t xml:space="preserve">Clause 65.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Rate for ITEM-065 is </w:t>
      </w:r>
      <w:del w:id="129" w:author="Reviewer" w:date="2026-01-01T00:00:00Z" w16du:dateUtc="2026-01-01T00:00:00Z">
        <w:r>
          <w:delText>100</w:delText>
        </w:r>
      </w:del>
      <w:ins w:id="130" w:author="Reviewer" w:date="2026-01-01T00:00:00Z" w16du:dateUtc="2026-01-01T00:00:00Z">
        <w:r>
          <w:t>125</w:t>
        </w:r>
      </w:ins>
      <w:r>
        <w:t xml:space="preserve"> USD.</w:t>
      </w:r>
    </w:p>
    <w:p>
      <w:r>
        <w:t xml:space="preserve">Clause 66.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Rate for ITEM-066 is </w:t>
      </w:r>
      <w:del w:id="131" w:author="Reviewer" w:date="2026-01-01T00:00:00Z" w16du:dateUtc="2026-01-01T00:00:00Z">
        <w:r>
          <w:delText>100</w:delText>
        </w:r>
      </w:del>
      <w:ins w:id="132" w:author="Reviewer" w:date="2026-01-01T00:00:00Z" w16du:dateUtc="2026-01-01T00:00:00Z">
        <w:r>
          <w:t>125</w:t>
        </w:r>
      </w:ins>
      <w:r>
        <w:t xml:space="preserve"> USD.</w:t>
      </w:r>
    </w:p>
    <w:p>
      <w:r>
        <w:t xml:space="preserve">Clause 67.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Rate for ITEM-067 is </w:t>
      </w:r>
      <w:del w:id="133" w:author="Reviewer" w:date="2026-01-01T00:00:00Z" w16du:dateUtc="2026-01-01T00:00:00Z">
        <w:r>
          <w:delText>100</w:delText>
        </w:r>
      </w:del>
      <w:ins w:id="134" w:author="Reviewer" w:date="2026-01-01T00:00:00Z" w16du:dateUtc="2026-01-01T00:00:00Z">
        <w:r>
          <w:t>125</w:t>
        </w:r>
      </w:ins>
      <w:r>
        <w:t xml:space="preserve"> USD.</w:t>
      </w:r>
    </w:p>
    <w:p>
      <w:r>
        <w:t xml:space="preserve">Clause 68.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Rate for ITEM-068 is </w:t>
      </w:r>
      <w:del w:id="135" w:author="Reviewer" w:date="2026-01-01T00:00:00Z" w16du:dateUtc="2026-01-01T00:00:00Z">
        <w:r>
          <w:delText>100</w:delText>
        </w:r>
      </w:del>
      <w:ins w:id="136" w:author="Reviewer" w:date="2026-01-01T00:00:00Z" w16du:dateUtc="2026-01-01T00:00:00Z">
        <w:r>
          <w:t>125</w:t>
        </w:r>
      </w:ins>
      <w:r>
        <w:t xml:space="preserve"> USD.</w:t>
      </w:r>
    </w:p>
    <w:p>
      <w:r>
        <w:t xml:space="preserve">Clause 69.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Rate for ITEM-069 is </w:t>
      </w:r>
      <w:del w:id="137" w:author="Reviewer" w:date="2026-01-01T00:00:00Z" w16du:dateUtc="2026-01-01T00:00:00Z">
        <w:r>
          <w:delText>100</w:delText>
        </w:r>
      </w:del>
      <w:ins w:id="138" w:author="Reviewer" w:date="2026-01-01T00:00:00Z" w16du:dateUtc="2026-01-01T00:00:00Z">
        <w:r>
          <w:t>125</w:t>
        </w:r>
      </w:ins>
      <w:r>
        <w:t xml:space="preserve"> USD.</w:t>
      </w:r>
    </w:p>
    <w:p>
      <w:r>
        <w:t xml:space="preserve">Clause 70.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Rate for ITEM-070 is </w:t>
      </w:r>
      <w:del w:id="139" w:author="Reviewer" w:date="2026-01-01T00:00:00Z" w16du:dateUtc="2026-01-01T00:00:00Z">
        <w:r>
          <w:delText>100</w:delText>
        </w:r>
      </w:del>
      <w:ins w:id="140" w:author="Reviewer" w:date="2026-01-01T00:00:00Z" w16du:dateUtc="2026-01-01T00:00:00Z">
        <w:r>
          <w:t>125</w:t>
        </w:r>
      </w:ins>
      <w:r>
        <w:t xml:space="preserve"> USD.</w:t>
      </w:r>
    </w:p>
    <w:p>
      <w:r>
        <w:t xml:space="preserve">Clause 71.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Rate for ITEM-071 is </w:t>
      </w:r>
      <w:del w:id="141" w:author="Reviewer" w:date="2026-01-01T00:00:00Z" w16du:dateUtc="2026-01-01T00:00:00Z">
        <w:r>
          <w:delText>100</w:delText>
        </w:r>
      </w:del>
      <w:ins w:id="142" w:author="Reviewer" w:date="2026-01-01T00:00:00Z" w16du:dateUtc="2026-01-01T00:00:00Z">
        <w:r>
          <w:t>125</w:t>
        </w:r>
      </w:ins>
      <w:r>
        <w:t xml:space="preserve"> USD.</w:t>
      </w:r>
    </w:p>
    <w:p>
      <w:r>
        <w:t xml:space="preserve">Clause 72.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Rate for ITEM-072 is </w:t>
      </w:r>
      <w:del w:id="143" w:author="Reviewer" w:date="2026-01-01T00:00:00Z" w16du:dateUtc="2026-01-01T00:00:00Z">
        <w:r>
          <w:delText>100</w:delText>
        </w:r>
      </w:del>
      <w:ins w:id="144" w:author="Reviewer" w:date="2026-01-01T00:00:00Z" w16du:dateUtc="2026-01-01T00:00:00Z">
        <w:r>
          <w:t>125</w:t>
        </w:r>
      </w:ins>
      <w:r>
        <w:t xml:space="preserve"> USD.</w:t>
      </w:r>
    </w:p>
    <w:p>
      <w:r>
        <w:t xml:space="preserve">Clause 73.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Rate for ITEM-073 is </w:t>
      </w:r>
      <w:del w:id="145" w:author="Reviewer" w:date="2026-01-01T00:00:00Z" w16du:dateUtc="2026-01-01T00:00:00Z">
        <w:r>
          <w:delText>100</w:delText>
        </w:r>
      </w:del>
      <w:ins w:id="146" w:author="Reviewer" w:date="2026-01-01T00:00:00Z" w16du:dateUtc="2026-01-01T00:00:00Z">
        <w:r>
          <w:t>125</w:t>
        </w:r>
      </w:ins>
      <w:r>
        <w:t xml:space="preserve"> USD.</w:t>
      </w:r>
    </w:p>
    <w:p>
      <w:r>
        <w:t xml:space="preserve">Clause 74.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Rate for ITEM-074 is </w:t>
      </w:r>
      <w:del w:id="147" w:author="Reviewer" w:date="2026-01-01T00:00:00Z" w16du:dateUtc="2026-01-01T00:00:00Z">
        <w:r>
          <w:delText>100</w:delText>
        </w:r>
      </w:del>
      <w:ins w:id="148" w:author="Reviewer" w:date="2026-01-01T00:00:00Z" w16du:dateUtc="2026-01-01T00:00:00Z">
        <w:r>
          <w:t>125</w:t>
        </w:r>
      </w:ins>
      <w:r>
        <w:t xml:space="preserve"> USD.</w:t>
      </w:r>
    </w:p>
    <w:p>
      <w:r>
        <w:t xml:space="preserve">Clause 75.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Rate for ITEM-075 is </w:t>
      </w:r>
      <w:del w:id="149" w:author="Reviewer" w:date="2026-01-01T00:00:00Z" w16du:dateUtc="2026-01-01T00:00:00Z">
        <w:r>
          <w:delText>100</w:delText>
        </w:r>
      </w:del>
      <w:ins w:id="150" w:author="Reviewer" w:date="2026-01-01T00:00:00Z" w16du:dateUtc="2026-01-01T00:00:00Z">
        <w:r>
          <w:t>125</w:t>
        </w:r>
      </w:ins>
      <w:r>
        <w:t xml:space="preserve"> USD.</w:t>
      </w:r>
    </w:p>
    <w:p>
      <w:r>
        <w:t xml:space="preserve">Clause 76.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Rate for ITEM-076 is </w:t>
      </w:r>
      <w:del w:id="151" w:author="Reviewer" w:date="2026-01-01T00:00:00Z" w16du:dateUtc="2026-01-01T00:00:00Z">
        <w:r>
          <w:delText>100</w:delText>
        </w:r>
      </w:del>
      <w:ins w:id="152" w:author="Reviewer" w:date="2026-01-01T00:00:00Z" w16du:dateUtc="2026-01-01T00:00:00Z">
        <w:r>
          <w:t>125</w:t>
        </w:r>
      </w:ins>
      <w:r>
        <w:t xml:space="preserve"> USD.</w:t>
      </w:r>
    </w:p>
    <w:p>
      <w:r>
        <w:t xml:space="preserve">Clause 77.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Rate for ITEM-077 is </w:t>
      </w:r>
      <w:del w:id="153" w:author="Reviewer" w:date="2026-01-01T00:00:00Z" w16du:dateUtc="2026-01-01T00:00:00Z">
        <w:r>
          <w:delText>100</w:delText>
        </w:r>
      </w:del>
      <w:ins w:id="154" w:author="Reviewer" w:date="2026-01-01T00:00:00Z" w16du:dateUtc="2026-01-01T00:00:00Z">
        <w:r>
          <w:t>125</w:t>
        </w:r>
      </w:ins>
      <w:r>
        <w:t xml:space="preserve"> USD.</w:t>
      </w:r>
    </w:p>
    <w:p>
      <w:r>
        <w:t xml:space="preserve">Clause 78.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Rate for ITEM-078 is </w:t>
      </w:r>
      <w:del w:id="155" w:author="Reviewer" w:date="2026-01-01T00:00:00Z" w16du:dateUtc="2026-01-01T00:00:00Z">
        <w:r>
          <w:delText>100</w:delText>
        </w:r>
      </w:del>
      <w:ins w:id="156" w:author="Reviewer" w:date="2026-01-01T00:00:00Z" w16du:dateUtc="2026-01-01T00:00:00Z">
        <w:r>
          <w:t>125</w:t>
        </w:r>
      </w:ins>
      <w:r>
        <w:t xml:space="preserve"> USD.</w:t>
      </w:r>
    </w:p>
    <w:p>
      <w:r>
        <w:t xml:space="preserve">Clause 79.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Rate for ITEM-079 is </w:t>
      </w:r>
      <w:del w:id="157" w:author="Reviewer" w:date="2026-01-01T00:00:00Z" w16du:dateUtc="2026-01-01T00:00:00Z">
        <w:r>
          <w:delText>100</w:delText>
        </w:r>
      </w:del>
      <w:ins w:id="158" w:author="Reviewer" w:date="2026-01-01T00:00:00Z" w16du:dateUtc="2026-01-01T00:00:00Z">
        <w:r>
          <w:t>125</w:t>
        </w:r>
      </w:ins>
      <w:r>
        <w:t xml:space="preserve"> USD.</w:t>
      </w:r>
    </w:p>
    <w:p>
      <w:r>
        <w:t xml:space="preserve">Clause 80.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Rate for ITEM-080 is </w:t>
      </w:r>
      <w:del w:id="159" w:author="Reviewer" w:date="2026-01-01T00:00:00Z" w16du:dateUtc="2026-01-01T00:00:00Z">
        <w:r>
          <w:delText>100</w:delText>
        </w:r>
      </w:del>
      <w:ins w:id="160" w:author="Reviewer" w:date="2026-01-01T00:00:00Z" w16du:dateUtc="2026-01-01T00:00:00Z">
        <w:r>
          <w:t>125</w:t>
        </w:r>
      </w:ins>
      <w:r>
        <w:t xml:space="preserve"> USD.</w:t>
      </w:r>
    </w:p>
    <w:p>
      <w:r>
        <w:t xml:space="preserve">Clause 81.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Rate for ITEM-081 is </w:t>
      </w:r>
      <w:del w:id="161" w:author="Reviewer" w:date="2026-01-01T00:00:00Z" w16du:dateUtc="2026-01-01T00:00:00Z">
        <w:r>
          <w:delText>100</w:delText>
        </w:r>
      </w:del>
      <w:ins w:id="162" w:author="Reviewer" w:date="2026-01-01T00:00:00Z" w16du:dateUtc="2026-01-01T00:00:00Z">
        <w:r>
          <w:t>125</w:t>
        </w:r>
      </w:ins>
      <w:r>
        <w:t xml:space="preserve"> USD.</w:t>
      </w:r>
    </w:p>
    <w:p>
      <w:r>
        <w:t xml:space="preserve">Clause 82.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Rate for ITEM-082 is </w:t>
      </w:r>
      <w:del w:id="163" w:author="Reviewer" w:date="2026-01-01T00:00:00Z" w16du:dateUtc="2026-01-01T00:00:00Z">
        <w:r>
          <w:delText>100</w:delText>
        </w:r>
      </w:del>
      <w:ins w:id="164" w:author="Reviewer" w:date="2026-01-01T00:00:00Z" w16du:dateUtc="2026-01-01T00:00:00Z">
        <w:r>
          <w:t>125</w:t>
        </w:r>
      </w:ins>
      <w:r>
        <w:t xml:space="preserve"> USD.</w:t>
      </w:r>
    </w:p>
    <w:p>
      <w:r>
        <w:t xml:space="preserve">Clause 83.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Rate for ITEM-083 is </w:t>
      </w:r>
      <w:del w:id="165" w:author="Reviewer" w:date="2026-01-01T00:00:00Z" w16du:dateUtc="2026-01-01T00:00:00Z">
        <w:r>
          <w:delText>100</w:delText>
        </w:r>
      </w:del>
      <w:ins w:id="166" w:author="Reviewer" w:date="2026-01-01T00:00:00Z" w16du:dateUtc="2026-01-01T00:00:00Z">
        <w:r>
          <w:t>125</w:t>
        </w:r>
      </w:ins>
      <w:r>
        <w:t xml:space="preserve"> USD.</w:t>
      </w:r>
    </w:p>
    <w:p>
      <w:r>
        <w:t xml:space="preserve">Clause 84.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Rate for ITEM-084 is </w:t>
      </w:r>
      <w:del w:id="167" w:author="Reviewer" w:date="2026-01-01T00:00:00Z" w16du:dateUtc="2026-01-01T00:00:00Z">
        <w:r>
          <w:delText>100</w:delText>
        </w:r>
      </w:del>
      <w:ins w:id="168" w:author="Reviewer" w:date="2026-01-01T00:00:00Z" w16du:dateUtc="2026-01-01T00:00:00Z">
        <w:r>
          <w:t>125</w:t>
        </w:r>
      </w:ins>
      <w:r>
        <w:t xml:space="preserve"> USD.</w:t>
      </w:r>
    </w:p>
    <w:p>
      <w:r>
        <w:t xml:space="preserve">Clause 85.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Rate for ITEM-085 is </w:t>
      </w:r>
      <w:del w:id="169" w:author="Reviewer" w:date="2026-01-01T00:00:00Z" w16du:dateUtc="2026-01-01T00:00:00Z">
        <w:r>
          <w:delText>100</w:delText>
        </w:r>
      </w:del>
      <w:ins w:id="170" w:author="Reviewer" w:date="2026-01-01T00:00:00Z" w16du:dateUtc="2026-01-01T00:00:00Z">
        <w:r>
          <w:t>125</w:t>
        </w:r>
      </w:ins>
      <w:r>
        <w:t xml:space="preserve"> USD.</w:t>
      </w:r>
    </w:p>
    <w:p>
      <w:r>
        <w:t xml:space="preserve">Clause 86.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Rate for ITEM-086 is </w:t>
      </w:r>
      <w:del w:id="171" w:author="Reviewer" w:date="2026-01-01T00:00:00Z" w16du:dateUtc="2026-01-01T00:00:00Z">
        <w:r>
          <w:delText>100</w:delText>
        </w:r>
      </w:del>
      <w:ins w:id="172" w:author="Reviewer" w:date="2026-01-01T00:00:00Z" w16du:dateUtc="2026-01-01T00:00:00Z">
        <w:r>
          <w:t>125</w:t>
        </w:r>
      </w:ins>
      <w:r>
        <w:t xml:space="preserve"> USD.</w:t>
      </w:r>
    </w:p>
    <w:p>
      <w:r>
        <w:t xml:space="preserve">Clause 87.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Rate for ITEM-087 is </w:t>
      </w:r>
      <w:del w:id="173" w:author="Reviewer" w:date="2026-01-01T00:00:00Z" w16du:dateUtc="2026-01-01T00:00:00Z">
        <w:r>
          <w:delText>100</w:delText>
        </w:r>
      </w:del>
      <w:ins w:id="174" w:author="Reviewer" w:date="2026-01-01T00:00:00Z" w16du:dateUtc="2026-01-01T00:00:00Z">
        <w:r>
          <w:t>125</w:t>
        </w:r>
      </w:ins>
      <w:r>
        <w:t xml:space="preserve"> USD.</w:t>
      </w:r>
    </w:p>
    <w:p>
      <w:r>
        <w:t xml:space="preserve">Clause 88.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Rate for ITEM-088 is </w:t>
      </w:r>
      <w:del w:id="175" w:author="Reviewer" w:date="2026-01-01T00:00:00Z" w16du:dateUtc="2026-01-01T00:00:00Z">
        <w:r>
          <w:delText>100</w:delText>
        </w:r>
      </w:del>
      <w:ins w:id="176" w:author="Reviewer" w:date="2026-01-01T00:00:00Z" w16du:dateUtc="2026-01-01T00:00:00Z">
        <w:r>
          <w:t>125</w:t>
        </w:r>
      </w:ins>
      <w:r>
        <w:t xml:space="preserve"> USD.</w:t>
      </w:r>
    </w:p>
    <w:p>
      <w:r>
        <w:t xml:space="preserve">Clause 89.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Rate for ITEM-089 is </w:t>
      </w:r>
      <w:del w:id="177" w:author="Reviewer" w:date="2026-01-01T00:00:00Z" w16du:dateUtc="2026-01-01T00:00:00Z">
        <w:r>
          <w:delText>100</w:delText>
        </w:r>
      </w:del>
      <w:ins w:id="178" w:author="Reviewer" w:date="2026-01-01T00:00:00Z" w16du:dateUtc="2026-01-01T00:00:00Z">
        <w:r>
          <w:t>125</w:t>
        </w:r>
      </w:ins>
      <w:r>
        <w:t xml:space="preserve"> USD.</w:t>
      </w:r>
    </w:p>
    <w:p>
      <w:r>
        <w:t xml:space="preserve">Clause 90.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Rate for ITEM-090 is </w:t>
      </w:r>
      <w:del w:id="179" w:author="Reviewer" w:date="2026-01-01T00:00:00Z" w16du:dateUtc="2026-01-01T00:00:00Z">
        <w:r>
          <w:delText>100</w:delText>
        </w:r>
      </w:del>
      <w:ins w:id="180" w:author="Reviewer" w:date="2026-01-01T00:00:00Z" w16du:dateUtc="2026-01-01T00:00:00Z">
        <w:r>
          <w:t>125</w:t>
        </w:r>
      </w:ins>
      <w:r>
        <w:t xml:space="preserve"> USD.</w:t>
      </w:r>
    </w:p>
    <w:p>
      <w:r>
        <w:t xml:space="preserve">Clause 91.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Rate for ITEM-091 is </w:t>
      </w:r>
      <w:del w:id="181" w:author="Reviewer" w:date="2026-01-01T00:00:00Z" w16du:dateUtc="2026-01-01T00:00:00Z">
        <w:r>
          <w:delText>100</w:delText>
        </w:r>
      </w:del>
      <w:ins w:id="182" w:author="Reviewer" w:date="2026-01-01T00:00:00Z" w16du:dateUtc="2026-01-01T00:00:00Z">
        <w:r>
          <w:t>125</w:t>
        </w:r>
      </w:ins>
      <w:r>
        <w:t xml:space="preserve"> USD.</w:t>
      </w:r>
    </w:p>
    <w:p>
      <w:r>
        <w:t xml:space="preserve">Clause 92.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Rate for ITEM-092 is </w:t>
      </w:r>
      <w:del w:id="183" w:author="Reviewer" w:date="2026-01-01T00:00:00Z" w16du:dateUtc="2026-01-01T00:00:00Z">
        <w:r>
          <w:delText>100</w:delText>
        </w:r>
      </w:del>
      <w:ins w:id="184" w:author="Reviewer" w:date="2026-01-01T00:00:00Z" w16du:dateUtc="2026-01-01T00:00:00Z">
        <w:r>
          <w:t>125</w:t>
        </w:r>
      </w:ins>
      <w:r>
        <w:t xml:space="preserve"> USD.</w:t>
      </w:r>
    </w:p>
    <w:p>
      <w:r>
        <w:t xml:space="preserve">Clause 93.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Rate for ITEM-093 is </w:t>
      </w:r>
      <w:del w:id="185" w:author="Reviewer" w:date="2026-01-01T00:00:00Z" w16du:dateUtc="2026-01-01T00:00:00Z">
        <w:r>
          <w:delText>100</w:delText>
        </w:r>
      </w:del>
      <w:ins w:id="186" w:author="Reviewer" w:date="2026-01-01T00:00:00Z" w16du:dateUtc="2026-01-01T00:00:00Z">
        <w:r>
          <w:t>125</w:t>
        </w:r>
      </w:ins>
      <w:r>
        <w:t xml:space="preserve"> USD.</w:t>
      </w:r>
    </w:p>
    <w:p>
      <w:r>
        <w:t xml:space="preserve">Clause 94.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Rate for ITEM-094 is </w:t>
      </w:r>
      <w:del w:id="187" w:author="Reviewer" w:date="2026-01-01T00:00:00Z" w16du:dateUtc="2026-01-01T00:00:00Z">
        <w:r>
          <w:delText>100</w:delText>
        </w:r>
      </w:del>
      <w:ins w:id="188" w:author="Reviewer" w:date="2026-01-01T00:00:00Z" w16du:dateUtc="2026-01-01T00:00:00Z">
        <w:r>
          <w:t>125</w:t>
        </w:r>
      </w:ins>
      <w:r>
        <w:t xml:space="preserve"> USD.</w:t>
      </w:r>
    </w:p>
    <w:p>
      <w:r>
        <w:t xml:space="preserve">Clause 95.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Rate for ITEM-095 is </w:t>
      </w:r>
      <w:del w:id="189" w:author="Reviewer" w:date="2026-01-01T00:00:00Z" w16du:dateUtc="2026-01-01T00:00:00Z">
        <w:r>
          <w:delText>100</w:delText>
        </w:r>
      </w:del>
      <w:ins w:id="190" w:author="Reviewer" w:date="2026-01-01T00:00:00Z" w16du:dateUtc="2026-01-01T00:00:00Z">
        <w:r>
          <w:t>125</w:t>
        </w:r>
      </w:ins>
      <w:r>
        <w:t xml:space="preserve"> USD.</w:t>
      </w:r>
    </w:p>
    <w:p>
      <w:r>
        <w:t xml:space="preserve">Clause 96.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Rate for ITEM-096 is </w:t>
      </w:r>
      <w:del w:id="191" w:author="Reviewer" w:date="2026-01-01T00:00:00Z" w16du:dateUtc="2026-01-01T00:00:00Z">
        <w:r>
          <w:delText>100</w:delText>
        </w:r>
      </w:del>
      <w:ins w:id="192" w:author="Reviewer" w:date="2026-01-01T00:00:00Z" w16du:dateUtc="2026-01-01T00:00:00Z">
        <w:r>
          <w:t>125</w:t>
        </w:r>
      </w:ins>
      <w:r>
        <w:t xml:space="preserve"> USD.</w:t>
      </w:r>
    </w:p>
    <w:p>
      <w:r>
        <w:t xml:space="preserve">Clause 97.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Rate for ITEM-097 is </w:t>
      </w:r>
      <w:del w:id="193" w:author="Reviewer" w:date="2026-01-01T00:00:00Z" w16du:dateUtc="2026-01-01T00:00:00Z">
        <w:r>
          <w:delText>100</w:delText>
        </w:r>
      </w:del>
      <w:ins w:id="194" w:author="Reviewer" w:date="2026-01-01T00:00:00Z" w16du:dateUtc="2026-01-01T00:00:00Z">
        <w:r>
          <w:t>125</w:t>
        </w:r>
      </w:ins>
      <w:r>
        <w:t xml:space="preserve"> USD.</w:t>
      </w:r>
    </w:p>
    <w:p>
      <w:r>
        <w:t xml:space="preserve">Clause 98.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Rate for ITEM-098 is </w:t>
      </w:r>
      <w:del w:id="195" w:author="Reviewer" w:date="2026-01-01T00:00:00Z" w16du:dateUtc="2026-01-01T00:00:00Z">
        <w:r>
          <w:delText>100</w:delText>
        </w:r>
      </w:del>
      <w:ins w:id="196" w:author="Reviewer" w:date="2026-01-01T00:00:00Z" w16du:dateUtc="2026-01-01T00:00:00Z">
        <w:r>
          <w:t>125</w:t>
        </w:r>
      </w:ins>
      <w:r>
        <w:t xml:space="preserve"> USD.</w:t>
      </w:r>
    </w:p>
    <w:p>
      <w:r>
        <w:t xml:space="preserve">Clause 99.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Rate for ITEM-099 is </w:t>
      </w:r>
      <w:del w:id="197" w:author="Reviewer" w:date="2026-01-01T00:00:00Z" w16du:dateUtc="2026-01-01T00:00:00Z">
        <w:r>
          <w:delText>100</w:delText>
        </w:r>
      </w:del>
      <w:ins w:id="198" w:author="Reviewer" w:date="2026-01-01T00:00:00Z" w16du:dateUtc="2026-01-01T00:00:00Z">
        <w:r>
          <w:t>125</w:t>
        </w:r>
      </w:ins>
      <w:r>
        <w:t xml:space="preserve"> USD.</w:t>
      </w:r>
    </w:p>
    <w:p>
      <w:r>
        <w:t xml:space="preserve">Clause 100.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Rate for ITEM-100 is </w:t>
      </w:r>
      <w:del w:id="199" w:author="Reviewer" w:date="2026-01-01T00:00:00Z" w16du:dateUtc="2026-01-01T00:00:00Z">
        <w:r>
          <w:delText>100</w:delText>
        </w:r>
      </w:del>
      <w:ins w:id="200" w:author="Reviewer" w:date="2026-01-01T00:00:00Z" w16du:dateUtc="2026-01-01T00:00:00Z">
        <w:r>
          <w:t>125</w:t>
        </w:r>
      </w:ins>
      <w:r>
        <w:t xml:space="preserve"> USD.</w:t>
      </w:r>
    </w:p>
    <w:p>
      <w:r>
        <w:t xml:space="preserve">Clause 101.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Rate for ITEM-101 is </w:t>
      </w:r>
      <w:del w:id="201" w:author="Reviewer" w:date="2026-01-01T00:00:00Z" w16du:dateUtc="2026-01-01T00:00:00Z">
        <w:r>
          <w:delText>100</w:delText>
        </w:r>
      </w:del>
      <w:ins w:id="202" w:author="Reviewer" w:date="2026-01-01T00:00:00Z" w16du:dateUtc="2026-01-01T00:00:00Z">
        <w:r>
          <w:t>125</w:t>
        </w:r>
      </w:ins>
      <w:r>
        <w:t xml:space="preserve"> USD.</w:t>
      </w:r>
    </w:p>
    <w:p>
      <w:r>
        <w:t xml:space="preserve">Clause 102.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Rate for ITEM-102 is </w:t>
      </w:r>
      <w:del w:id="203" w:author="Reviewer" w:date="2026-01-01T00:00:00Z" w16du:dateUtc="2026-01-01T00:00:00Z">
        <w:r>
          <w:delText>100</w:delText>
        </w:r>
      </w:del>
      <w:ins w:id="204" w:author="Reviewer" w:date="2026-01-01T00:00:00Z" w16du:dateUtc="2026-01-01T00:00:00Z">
        <w:r>
          <w:t>125</w:t>
        </w:r>
      </w:ins>
      <w:r>
        <w:t xml:space="preserve"> USD.</w:t>
      </w:r>
    </w:p>
    <w:p>
      <w:r>
        <w:t xml:space="preserve">Clause 103.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Rate for ITEM-103 is </w:t>
      </w:r>
      <w:del w:id="205" w:author="Reviewer" w:date="2026-01-01T00:00:00Z" w16du:dateUtc="2026-01-01T00:00:00Z">
        <w:r>
          <w:delText>100</w:delText>
        </w:r>
      </w:del>
      <w:ins w:id="206" w:author="Reviewer" w:date="2026-01-01T00:00:00Z" w16du:dateUtc="2026-01-01T00:00:00Z">
        <w:r>
          <w:t>125</w:t>
        </w:r>
      </w:ins>
      <w:r>
        <w:t xml:space="preserve"> USD.</w:t>
      </w:r>
    </w:p>
    <w:p>
      <w:r>
        <w:t xml:space="preserve">Clause 104.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Rate for ITEM-104 is </w:t>
      </w:r>
      <w:del w:id="207" w:author="Reviewer" w:date="2026-01-01T00:00:00Z" w16du:dateUtc="2026-01-01T00:00:00Z">
        <w:r>
          <w:delText>100</w:delText>
        </w:r>
      </w:del>
      <w:ins w:id="208" w:author="Reviewer" w:date="2026-01-01T00:00:00Z" w16du:dateUtc="2026-01-01T00:00:00Z">
        <w:r>
          <w:t>125</w:t>
        </w:r>
      </w:ins>
      <w:r>
        <w:t xml:space="preserve"> USD.</w:t>
      </w:r>
    </w:p>
    <w:p>
      <w:r>
        <w:t xml:space="preserve">Clause 105.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Rate for ITEM-105 is </w:t>
      </w:r>
      <w:del w:id="209" w:author="Reviewer" w:date="2026-01-01T00:00:00Z" w16du:dateUtc="2026-01-01T00:00:00Z">
        <w:r>
          <w:delText>100</w:delText>
        </w:r>
      </w:del>
      <w:ins w:id="210" w:author="Reviewer" w:date="2026-01-01T00:00:00Z" w16du:dateUtc="2026-01-01T00:00:00Z">
        <w:r>
          <w:t>125</w:t>
        </w:r>
      </w:ins>
      <w:r>
        <w:t xml:space="preserve"> USD.</w:t>
      </w:r>
    </w:p>
    <w:p>
      <w:r>
        <w:t xml:space="preserve">Clause 106.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Rate for ITEM-106 is </w:t>
      </w:r>
      <w:del w:id="211" w:author="Reviewer" w:date="2026-01-01T00:00:00Z" w16du:dateUtc="2026-01-01T00:00:00Z">
        <w:r>
          <w:delText>100</w:delText>
        </w:r>
      </w:del>
      <w:ins w:id="212" w:author="Reviewer" w:date="2026-01-01T00:00:00Z" w16du:dateUtc="2026-01-01T00:00:00Z">
        <w:r>
          <w:t>125</w:t>
        </w:r>
      </w:ins>
      <w:r>
        <w:t xml:space="preserve"> USD.</w:t>
      </w:r>
    </w:p>
    <w:p>
      <w:r>
        <w:t xml:space="preserve">Clause 107.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Rate for ITEM-107 is </w:t>
      </w:r>
      <w:del w:id="213" w:author="Reviewer" w:date="2026-01-01T00:00:00Z" w16du:dateUtc="2026-01-01T00:00:00Z">
        <w:r>
          <w:delText>100</w:delText>
        </w:r>
      </w:del>
      <w:ins w:id="214" w:author="Reviewer" w:date="2026-01-01T00:00:00Z" w16du:dateUtc="2026-01-01T00:00:00Z">
        <w:r>
          <w:t>125</w:t>
        </w:r>
      </w:ins>
      <w:r>
        <w:t xml:space="preserve"> USD.</w:t>
      </w:r>
    </w:p>
    <w:p>
      <w:r>
        <w:t xml:space="preserve">Clause 108.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Rate for ITEM-108 is </w:t>
      </w:r>
      <w:del w:id="215" w:author="Reviewer" w:date="2026-01-01T00:00:00Z" w16du:dateUtc="2026-01-01T00:00:00Z">
        <w:r>
          <w:delText>100</w:delText>
        </w:r>
      </w:del>
      <w:ins w:id="216" w:author="Reviewer" w:date="2026-01-01T00:00:00Z" w16du:dateUtc="2026-01-01T00:00:00Z">
        <w:r>
          <w:t>125</w:t>
        </w:r>
      </w:ins>
      <w:r>
        <w:t xml:space="preserve"> USD.</w:t>
      </w:r>
    </w:p>
    <w:p>
      <w:r>
        <w:t xml:space="preserve">Clause 109.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Rate for ITEM-109 is </w:t>
      </w:r>
      <w:del w:id="217" w:author="Reviewer" w:date="2026-01-01T00:00:00Z" w16du:dateUtc="2026-01-01T00:00:00Z">
        <w:r>
          <w:delText>100</w:delText>
        </w:r>
      </w:del>
      <w:ins w:id="218" w:author="Reviewer" w:date="2026-01-01T00:00:00Z" w16du:dateUtc="2026-01-01T00:00:00Z">
        <w:r>
          <w:t>125</w:t>
        </w:r>
      </w:ins>
      <w:r>
        <w:t xml:space="preserve"> USD.</w:t>
      </w:r>
    </w:p>
    <w:p>
      <w:r>
        <w:t xml:space="preserve">Clause 110.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Rate for ITEM-110 is </w:t>
      </w:r>
      <w:del w:id="219" w:author="Reviewer" w:date="2026-01-01T00:00:00Z" w16du:dateUtc="2026-01-01T00:00:00Z">
        <w:r>
          <w:delText>100</w:delText>
        </w:r>
      </w:del>
      <w:ins w:id="220" w:author="Reviewer" w:date="2026-01-01T00:00:00Z" w16du:dateUtc="2026-01-01T00:00:00Z">
        <w:r>
          <w:t>125</w:t>
        </w:r>
      </w:ins>
      <w:r>
        <w:t xml:space="preserve"> USD.</w:t>
      </w:r>
    </w:p>
    <w:p>
      <w:r>
        <w:t xml:space="preserve">Clause 111.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Rate for ITEM-111 is </w:t>
      </w:r>
      <w:del w:id="221" w:author="Reviewer" w:date="2026-01-01T00:00:00Z" w16du:dateUtc="2026-01-01T00:00:00Z">
        <w:r>
          <w:delText>100</w:delText>
        </w:r>
      </w:del>
      <w:ins w:id="222" w:author="Reviewer" w:date="2026-01-01T00:00:00Z" w16du:dateUtc="2026-01-01T00:00:00Z">
        <w:r>
          <w:t>125</w:t>
        </w:r>
      </w:ins>
      <w:r>
        <w:t xml:space="preserve"> USD.</w:t>
      </w:r>
    </w:p>
    <w:p>
      <w:r>
        <w:t xml:space="preserve">Clause 112.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Rate for ITEM-112 is </w:t>
      </w:r>
      <w:del w:id="223" w:author="Reviewer" w:date="2026-01-01T00:00:00Z" w16du:dateUtc="2026-01-01T00:00:00Z">
        <w:r>
          <w:delText>100</w:delText>
        </w:r>
      </w:del>
      <w:ins w:id="224" w:author="Reviewer" w:date="2026-01-01T00:00:00Z" w16du:dateUtc="2026-01-01T00:00:00Z">
        <w:r>
          <w:t>125</w:t>
        </w:r>
      </w:ins>
      <w:r>
        <w:t xml:space="preserve"> USD.</w:t>
      </w:r>
    </w:p>
    <w:p>
      <w:r>
        <w:t xml:space="preserve">Clause 113.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Rate for ITEM-113 is </w:t>
      </w:r>
      <w:del w:id="225" w:author="Reviewer" w:date="2026-01-01T00:00:00Z" w16du:dateUtc="2026-01-01T00:00:00Z">
        <w:r>
          <w:delText>100</w:delText>
        </w:r>
      </w:del>
      <w:ins w:id="226" w:author="Reviewer" w:date="2026-01-01T00:00:00Z" w16du:dateUtc="2026-01-01T00:00:00Z">
        <w:r>
          <w:t>125</w:t>
        </w:r>
      </w:ins>
      <w:r>
        <w:t xml:space="preserve"> USD.</w:t>
      </w:r>
    </w:p>
    <w:p>
      <w:r>
        <w:t xml:space="preserve">Clause 114.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Rate for ITEM-114 is </w:t>
      </w:r>
      <w:del w:id="227" w:author="Reviewer" w:date="2026-01-01T00:00:00Z" w16du:dateUtc="2026-01-01T00:00:00Z">
        <w:r>
          <w:delText>100</w:delText>
        </w:r>
      </w:del>
      <w:ins w:id="228" w:author="Reviewer" w:date="2026-01-01T00:00:00Z" w16du:dateUtc="2026-01-01T00:00:00Z">
        <w:r>
          <w:t>125</w:t>
        </w:r>
      </w:ins>
      <w:r>
        <w:t xml:space="preserve"> USD.</w:t>
      </w:r>
    </w:p>
    <w:p>
      <w:r>
        <w:t xml:space="preserve">Clause 115.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Rate for ITEM-115 is </w:t>
      </w:r>
      <w:del w:id="229" w:author="Reviewer" w:date="2026-01-01T00:00:00Z" w16du:dateUtc="2026-01-01T00:00:00Z">
        <w:r>
          <w:delText>100</w:delText>
        </w:r>
      </w:del>
      <w:ins w:id="230" w:author="Reviewer" w:date="2026-01-01T00:00:00Z" w16du:dateUtc="2026-01-01T00:00:00Z">
        <w:r>
          <w:t>125</w:t>
        </w:r>
      </w:ins>
      <w:r>
        <w:t xml:space="preserve"> USD.</w:t>
      </w:r>
    </w:p>
    <w:p>
      <w:r>
        <w:t xml:space="preserve">Clause 116.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Rate for ITEM-116 is </w:t>
      </w:r>
      <w:del w:id="231" w:author="Reviewer" w:date="2026-01-01T00:00:00Z" w16du:dateUtc="2026-01-01T00:00:00Z">
        <w:r>
          <w:delText>100</w:delText>
        </w:r>
      </w:del>
      <w:ins w:id="232" w:author="Reviewer" w:date="2026-01-01T00:00:00Z" w16du:dateUtc="2026-01-01T00:00:00Z">
        <w:r>
          <w:t>125</w:t>
        </w:r>
      </w:ins>
      <w:r>
        <w:t xml:space="preserve"> USD.</w:t>
      </w:r>
    </w:p>
    <w:p>
      <w:r>
        <w:t xml:space="preserve">Clause 117.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Rate for ITEM-117 is </w:t>
      </w:r>
      <w:del w:id="233" w:author="Reviewer" w:date="2026-01-01T00:00:00Z" w16du:dateUtc="2026-01-01T00:00:00Z">
        <w:r>
          <w:delText>100</w:delText>
        </w:r>
      </w:del>
      <w:ins w:id="234" w:author="Reviewer" w:date="2026-01-01T00:00:00Z" w16du:dateUtc="2026-01-01T00:00:00Z">
        <w:r>
          <w:t>125</w:t>
        </w:r>
      </w:ins>
      <w:r>
        <w:t xml:space="preserve"> USD.</w:t>
      </w:r>
    </w:p>
    <w:p>
      <w:r>
        <w:t xml:space="preserve">Clause 118.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Rate for ITEM-118 is </w:t>
      </w:r>
      <w:del w:id="235" w:author="Reviewer" w:date="2026-01-01T00:00:00Z" w16du:dateUtc="2026-01-01T00:00:00Z">
        <w:r>
          <w:delText>100</w:delText>
        </w:r>
      </w:del>
      <w:ins w:id="236" w:author="Reviewer" w:date="2026-01-01T00:00:00Z" w16du:dateUtc="2026-01-01T00:00:00Z">
        <w:r>
          <w:t>125</w:t>
        </w:r>
      </w:ins>
      <w:r>
        <w:t xml:space="preserve"> USD.</w:t>
      </w:r>
    </w:p>
    <w:p>
      <w:r>
        <w:t xml:space="preserve">Clause 119.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Rate for ITEM-119 is </w:t>
      </w:r>
      <w:del w:id="237" w:author="Reviewer" w:date="2026-01-01T00:00:00Z" w16du:dateUtc="2026-01-01T00:00:00Z">
        <w:r>
          <w:delText>100</w:delText>
        </w:r>
      </w:del>
      <w:ins w:id="238" w:author="Reviewer" w:date="2026-01-01T00:00:00Z" w16du:dateUtc="2026-01-01T00:00:00Z">
        <w:r>
          <w:t>125</w:t>
        </w:r>
      </w:ins>
      <w:r>
        <w:t xml:space="preserve"> USD.</w:t>
      </w:r>
    </w:p>
    <w:p>
      <w:r>
        <w:t xml:space="preserve">Clause 120.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Rate for ITEM-120 is </w:t>
      </w:r>
      <w:del w:id="239" w:author="Reviewer" w:date="2026-01-01T00:00:00Z" w16du:dateUtc="2026-01-01T00:00:00Z">
        <w:r>
          <w:delText>100</w:delText>
        </w:r>
      </w:del>
      <w:ins w:id="240" w:author="Reviewer" w:date="2026-01-01T00:00:00Z" w16du:dateUtc="2026-01-01T00:00:00Z">
        <w:r>
          <w:t>125</w:t>
        </w:r>
      </w:ins>
      <w:r>
        <w:t xml:space="preserve"> USD.</w:t>
      </w:r>
    </w:p>
    <w:p>
      <w:r>
        <w:t xml:space="preserve">Clause 121.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Rate for ITEM-121 is </w:t>
      </w:r>
      <w:del w:id="241" w:author="Reviewer" w:date="2026-01-01T00:00:00Z" w16du:dateUtc="2026-01-01T00:00:00Z">
        <w:r>
          <w:delText>100</w:delText>
        </w:r>
      </w:del>
      <w:ins w:id="242" w:author="Reviewer" w:date="2026-01-01T00:00:00Z" w16du:dateUtc="2026-01-01T00:00:00Z">
        <w:r>
          <w:t>125</w:t>
        </w:r>
      </w:ins>
      <w:r>
        <w:t xml:space="preserve"> USD.</w:t>
      </w:r>
    </w:p>
    <w:p>
      <w:r>
        <w:t xml:space="preserve">Clause 122.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Rate for ITEM-122 is </w:t>
      </w:r>
      <w:del w:id="243" w:author="Reviewer" w:date="2026-01-01T00:00:00Z" w16du:dateUtc="2026-01-01T00:00:00Z">
        <w:r>
          <w:delText>100</w:delText>
        </w:r>
      </w:del>
      <w:ins w:id="244" w:author="Reviewer" w:date="2026-01-01T00:00:00Z" w16du:dateUtc="2026-01-01T00:00:00Z">
        <w:r>
          <w:t>125</w:t>
        </w:r>
      </w:ins>
      <w:r>
        <w:t xml:space="preserve"> USD.</w:t>
      </w:r>
    </w:p>
    <w:p>
      <w:r>
        <w:t xml:space="preserve">Clause 123.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Rate for ITEM-123 is </w:t>
      </w:r>
      <w:del w:id="245" w:author="Reviewer" w:date="2026-01-01T00:00:00Z" w16du:dateUtc="2026-01-01T00:00:00Z">
        <w:r>
          <w:delText>100</w:delText>
        </w:r>
      </w:del>
      <w:ins w:id="246" w:author="Reviewer" w:date="2026-01-01T00:00:00Z" w16du:dateUtc="2026-01-01T00:00:00Z">
        <w:r>
          <w:t>125</w:t>
        </w:r>
      </w:ins>
      <w:r>
        <w:t xml:space="preserve"> USD.</w:t>
      </w:r>
    </w:p>
    <w:p>
      <w:r>
        <w:t xml:space="preserve">Clause 124.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Rate for ITEM-124 is </w:t>
      </w:r>
      <w:del w:id="247" w:author="Reviewer" w:date="2026-01-01T00:00:00Z" w16du:dateUtc="2026-01-01T00:00:00Z">
        <w:r>
          <w:delText>100</w:delText>
        </w:r>
      </w:del>
      <w:ins w:id="248" w:author="Reviewer" w:date="2026-01-01T00:00:00Z" w16du:dateUtc="2026-01-01T00:00:00Z">
        <w:r>
          <w:t>125</w:t>
        </w:r>
      </w:ins>
      <w:r>
        <w:t xml:space="preserve"> USD.</w:t>
      </w:r>
    </w:p>
    <w:p>
      <w:r>
        <w:t xml:space="preserve">Clause 125.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Rate for ITEM-125 is </w:t>
      </w:r>
      <w:del w:id="249" w:author="Reviewer" w:date="2026-01-01T00:00:00Z" w16du:dateUtc="2026-01-01T00:00:00Z">
        <w:r>
          <w:delText>100</w:delText>
        </w:r>
      </w:del>
      <w:ins w:id="250" w:author="Reviewer" w:date="2026-01-01T00:00:00Z" w16du:dateUtc="2026-01-01T00:00:00Z">
        <w:r>
          <w:t>125</w:t>
        </w:r>
      </w:ins>
      <w:r>
        <w:t xml:space="preserve"> USD.</w:t>
      </w:r>
    </w:p>
    <w:p>
      <w:r>
        <w:t xml:space="preserve">Clause 126.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Rate for ITEM-126 is </w:t>
      </w:r>
      <w:del w:id="251" w:author="Reviewer" w:date="2026-01-01T00:00:00Z" w16du:dateUtc="2026-01-01T00:00:00Z">
        <w:r>
          <w:delText>100</w:delText>
        </w:r>
      </w:del>
      <w:ins w:id="252" w:author="Reviewer" w:date="2026-01-01T00:00:00Z" w16du:dateUtc="2026-01-01T00:00:00Z">
        <w:r>
          <w:t>125</w:t>
        </w:r>
      </w:ins>
      <w:r>
        <w:t xml:space="preserve"> USD.</w:t>
      </w:r>
    </w:p>
    <w:p>
      <w:r>
        <w:t xml:space="preserve">Clause 127.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Rate for ITEM-127 is </w:t>
      </w:r>
      <w:del w:id="253" w:author="Reviewer" w:date="2026-01-01T00:00:00Z" w16du:dateUtc="2026-01-01T00:00:00Z">
        <w:r>
          <w:delText>100</w:delText>
        </w:r>
      </w:del>
      <w:ins w:id="254" w:author="Reviewer" w:date="2026-01-01T00:00:00Z" w16du:dateUtc="2026-01-01T00:00:00Z">
        <w:r>
          <w:t>125</w:t>
        </w:r>
      </w:ins>
      <w:r>
        <w:t xml:space="preserve"> USD.</w:t>
      </w:r>
    </w:p>
    <w:p>
      <w:r>
        <w:t xml:space="preserve">Clause 128.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Rate for ITEM-128 is </w:t>
      </w:r>
      <w:del w:id="255" w:author="Reviewer" w:date="2026-01-01T00:00:00Z" w16du:dateUtc="2026-01-01T00:00:00Z">
        <w:r>
          <w:delText>100</w:delText>
        </w:r>
      </w:del>
      <w:ins w:id="256" w:author="Reviewer" w:date="2026-01-01T00:00:00Z" w16du:dateUtc="2026-01-01T00:00:00Z">
        <w:r>
          <w:t>125</w:t>
        </w:r>
      </w:ins>
      <w:r>
        <w:t xml:space="preserve"> USD.</w:t>
      </w:r>
    </w:p>
    <w:p>
      <w:r>
        <w:t xml:space="preserve">Clause 129.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Rate for ITEM-129 is </w:t>
      </w:r>
      <w:del w:id="257" w:author="Reviewer" w:date="2026-01-01T00:00:00Z" w16du:dateUtc="2026-01-01T00:00:00Z">
        <w:r>
          <w:delText>100</w:delText>
        </w:r>
      </w:del>
      <w:ins w:id="258" w:author="Reviewer" w:date="2026-01-01T00:00:00Z" w16du:dateUtc="2026-01-01T00:00:00Z">
        <w:r>
          <w:t>125</w:t>
        </w:r>
      </w:ins>
      <w:r>
        <w:t xml:space="preserve"> USD.</w:t>
      </w:r>
    </w:p>
    <w:p>
      <w:r>
        <w:t xml:space="preserve">Clause 130.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Rate for ITEM-130 is </w:t>
      </w:r>
      <w:del w:id="259" w:author="Reviewer" w:date="2026-01-01T00:00:00Z" w16du:dateUtc="2026-01-01T00:00:00Z">
        <w:r>
          <w:delText>100</w:delText>
        </w:r>
      </w:del>
      <w:ins w:id="260" w:author="Reviewer" w:date="2026-01-01T00:00:00Z" w16du:dateUtc="2026-01-01T00:00:00Z">
        <w:r>
          <w:t>125</w:t>
        </w:r>
      </w:ins>
      <w:r>
        <w:t xml:space="preserve"> USD.</w:t>
      </w:r>
    </w:p>
    <w:p>
      <w:r>
        <w:t xml:space="preserve">Clause 131.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Rate for ITEM-131 is </w:t>
      </w:r>
      <w:del w:id="261" w:author="Reviewer" w:date="2026-01-01T00:00:00Z" w16du:dateUtc="2026-01-01T00:00:00Z">
        <w:r>
          <w:delText>100</w:delText>
        </w:r>
      </w:del>
      <w:ins w:id="262" w:author="Reviewer" w:date="2026-01-01T00:00:00Z" w16du:dateUtc="2026-01-01T00:00:00Z">
        <w:r>
          <w:t>125</w:t>
        </w:r>
      </w:ins>
      <w:r>
        <w:t xml:space="preserve"> USD.</w:t>
      </w:r>
    </w:p>
    <w:p>
      <w:r>
        <w:t xml:space="preserve">Clause 132.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Rate for ITEM-132 is </w:t>
      </w:r>
      <w:del w:id="263" w:author="Reviewer" w:date="2026-01-01T00:00:00Z" w16du:dateUtc="2026-01-01T00:00:00Z">
        <w:r>
          <w:delText>100</w:delText>
        </w:r>
      </w:del>
      <w:ins w:id="264" w:author="Reviewer" w:date="2026-01-01T00:00:00Z" w16du:dateUtc="2026-01-01T00:00:00Z">
        <w:r>
          <w:t>125</w:t>
        </w:r>
      </w:ins>
      <w:r>
        <w:t xml:space="preserve"> USD.</w:t>
      </w:r>
    </w:p>
    <w:p>
      <w:r>
        <w:t xml:space="preserve">Clause 133.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Rate for ITEM-133 is </w:t>
      </w:r>
      <w:del w:id="265" w:author="Reviewer" w:date="2026-01-01T00:00:00Z" w16du:dateUtc="2026-01-01T00:00:00Z">
        <w:r>
          <w:delText>100</w:delText>
        </w:r>
      </w:del>
      <w:ins w:id="266" w:author="Reviewer" w:date="2026-01-01T00:00:00Z" w16du:dateUtc="2026-01-01T00:00:00Z">
        <w:r>
          <w:t>125</w:t>
        </w:r>
      </w:ins>
      <w:r>
        <w:t xml:space="preserve"> USD.</w:t>
      </w:r>
    </w:p>
    <w:p>
      <w:r>
        <w:t xml:space="preserve">Clause 134.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Rate for ITEM-134 is </w:t>
      </w:r>
      <w:del w:id="267" w:author="Reviewer" w:date="2026-01-01T00:00:00Z" w16du:dateUtc="2026-01-01T00:00:00Z">
        <w:r>
          <w:delText>100</w:delText>
        </w:r>
      </w:del>
      <w:ins w:id="268" w:author="Reviewer" w:date="2026-01-01T00:00:00Z" w16du:dateUtc="2026-01-01T00:00:00Z">
        <w:r>
          <w:t>125</w:t>
        </w:r>
      </w:ins>
      <w:r>
        <w:t xml:space="preserve"> USD.</w:t>
      </w:r>
    </w:p>
    <w:p>
      <w:r>
        <w:t xml:space="preserve">Clause 135.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Rate for ITEM-135 is </w:t>
      </w:r>
      <w:del w:id="269" w:author="Reviewer" w:date="2026-01-01T00:00:00Z" w16du:dateUtc="2026-01-01T00:00:00Z">
        <w:r>
          <w:delText>100</w:delText>
        </w:r>
      </w:del>
      <w:ins w:id="270" w:author="Reviewer" w:date="2026-01-01T00:00:00Z" w16du:dateUtc="2026-01-01T00:00:00Z">
        <w:r>
          <w:t>125</w:t>
        </w:r>
      </w:ins>
      <w:r>
        <w:t xml:space="preserve"> USD.</w:t>
      </w:r>
    </w:p>
    <w:p>
      <w:r>
        <w:t xml:space="preserve">Clause 136.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Rate for ITEM-136 is </w:t>
      </w:r>
      <w:del w:id="271" w:author="Reviewer" w:date="2026-01-01T00:00:00Z" w16du:dateUtc="2026-01-01T00:00:00Z">
        <w:r>
          <w:delText>100</w:delText>
        </w:r>
      </w:del>
      <w:ins w:id="272" w:author="Reviewer" w:date="2026-01-01T00:00:00Z" w16du:dateUtc="2026-01-01T00:00:00Z">
        <w:r>
          <w:t>125</w:t>
        </w:r>
      </w:ins>
      <w:r>
        <w:t xml:space="preserve"> USD.</w:t>
      </w:r>
    </w:p>
    <w:p>
      <w:r>
        <w:t xml:space="preserve">Clause 137.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Rate for ITEM-137 is </w:t>
      </w:r>
      <w:del w:id="273" w:author="Reviewer" w:date="2026-01-01T00:00:00Z" w16du:dateUtc="2026-01-01T00:00:00Z">
        <w:r>
          <w:delText>100</w:delText>
        </w:r>
      </w:del>
      <w:ins w:id="274" w:author="Reviewer" w:date="2026-01-01T00:00:00Z" w16du:dateUtc="2026-01-01T00:00:00Z">
        <w:r>
          <w:t>125</w:t>
        </w:r>
      </w:ins>
      <w:r>
        <w:t xml:space="preserve"> USD.</w:t>
      </w:r>
    </w:p>
    <w:p>
      <w:r>
        <w:t xml:space="preserve">Clause 138.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Rate for ITEM-138 is </w:t>
      </w:r>
      <w:del w:id="275" w:author="Reviewer" w:date="2026-01-01T00:00:00Z" w16du:dateUtc="2026-01-01T00:00:00Z">
        <w:r>
          <w:delText>100</w:delText>
        </w:r>
      </w:del>
      <w:ins w:id="276" w:author="Reviewer" w:date="2026-01-01T00:00:00Z" w16du:dateUtc="2026-01-01T00:00:00Z">
        <w:r>
          <w:t>125</w:t>
        </w:r>
      </w:ins>
      <w:r>
        <w:t xml:space="preserve"> USD.</w:t>
      </w:r>
    </w:p>
    <w:p>
      <w:r>
        <w:t xml:space="preserve">Clause 139.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Rate for ITEM-139 is </w:t>
      </w:r>
      <w:del w:id="277" w:author="Reviewer" w:date="2026-01-01T00:00:00Z" w16du:dateUtc="2026-01-01T00:00:00Z">
        <w:r>
          <w:delText>100</w:delText>
        </w:r>
      </w:del>
      <w:ins w:id="278" w:author="Reviewer" w:date="2026-01-01T00:00:00Z" w16du:dateUtc="2026-01-01T00:00:00Z">
        <w:r>
          <w:t>125</w:t>
        </w:r>
      </w:ins>
      <w:r>
        <w:t xml:space="preserve"> USD.</w:t>
      </w:r>
    </w:p>
    <w:p>
      <w:r>
        <w:t xml:space="preserve">Clause 140.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Rate for ITEM-140 is </w:t>
      </w:r>
      <w:del w:id="279" w:author="Reviewer" w:date="2026-01-01T00:00:00Z" w16du:dateUtc="2026-01-01T00:00:00Z">
        <w:r>
          <w:delText>100</w:delText>
        </w:r>
      </w:del>
      <w:ins w:id="280" w:author="Reviewer" w:date="2026-01-01T00:00:00Z" w16du:dateUtc="2026-01-01T00:00:00Z">
        <w:r>
          <w:t>125</w:t>
        </w:r>
      </w:ins>
      <w:r>
        <w:t xml:space="preserve"> USD.</w:t>
      </w:r>
    </w:p>
    <w:p>
      <w:r>
        <w:t xml:space="preserve">Clause 141.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Rate for ITEM-141 is </w:t>
      </w:r>
      <w:del w:id="281" w:author="Reviewer" w:date="2026-01-01T00:00:00Z" w16du:dateUtc="2026-01-01T00:00:00Z">
        <w:r>
          <w:delText>100</w:delText>
        </w:r>
      </w:del>
      <w:ins w:id="282" w:author="Reviewer" w:date="2026-01-01T00:00:00Z" w16du:dateUtc="2026-01-01T00:00:00Z">
        <w:r>
          <w:t>125</w:t>
        </w:r>
      </w:ins>
      <w:r>
        <w:t xml:space="preserve"> USD.</w:t>
      </w:r>
    </w:p>
    <w:p>
      <w:r>
        <w:t xml:space="preserve">Clause 142.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Rate for ITEM-142 is </w:t>
      </w:r>
      <w:del w:id="283" w:author="Reviewer" w:date="2026-01-01T00:00:00Z" w16du:dateUtc="2026-01-01T00:00:00Z">
        <w:r>
          <w:delText>100</w:delText>
        </w:r>
      </w:del>
      <w:ins w:id="284" w:author="Reviewer" w:date="2026-01-01T00:00:00Z" w16du:dateUtc="2026-01-01T00:00:00Z">
        <w:r>
          <w:t>125</w:t>
        </w:r>
      </w:ins>
      <w:r>
        <w:t xml:space="preserve"> USD.</w:t>
      </w:r>
    </w:p>
    <w:p>
      <w:r>
        <w:t xml:space="preserve">Clause 143.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Rate for ITEM-143 is </w:t>
      </w:r>
      <w:del w:id="285" w:author="Reviewer" w:date="2026-01-01T00:00:00Z" w16du:dateUtc="2026-01-01T00:00:00Z">
        <w:r>
          <w:delText>100</w:delText>
        </w:r>
      </w:del>
      <w:ins w:id="286" w:author="Reviewer" w:date="2026-01-01T00:00:00Z" w16du:dateUtc="2026-01-01T00:00:00Z">
        <w:r>
          <w:t>125</w:t>
        </w:r>
      </w:ins>
      <w:r>
        <w:t xml:space="preserve"> USD.</w:t>
      </w:r>
    </w:p>
    <w:p>
      <w:r>
        <w:t xml:space="preserve">Clause 144.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Rate for ITEM-144 is </w:t>
      </w:r>
      <w:del w:id="287" w:author="Reviewer" w:date="2026-01-01T00:00:00Z" w16du:dateUtc="2026-01-01T00:00:00Z">
        <w:r>
          <w:delText>100</w:delText>
        </w:r>
      </w:del>
      <w:ins w:id="288" w:author="Reviewer" w:date="2026-01-01T00:00:00Z" w16du:dateUtc="2026-01-01T00:00:00Z">
        <w:r>
          <w:t>125</w:t>
        </w:r>
      </w:ins>
      <w:r>
        <w:t xml:space="preserve"> USD.</w:t>
      </w:r>
    </w:p>
    <w:p>
      <w:r>
        <w:t xml:space="preserve">Clause 145.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Rate for ITEM-145 is </w:t>
      </w:r>
      <w:del w:id="289" w:author="Reviewer" w:date="2026-01-01T00:00:00Z" w16du:dateUtc="2026-01-01T00:00:00Z">
        <w:r>
          <w:delText>100</w:delText>
        </w:r>
      </w:del>
      <w:ins w:id="290" w:author="Reviewer" w:date="2026-01-01T00:00:00Z" w16du:dateUtc="2026-01-01T00:00:00Z">
        <w:r>
          <w:t>125</w:t>
        </w:r>
      </w:ins>
      <w:r>
        <w:t xml:space="preserve"> USD.</w:t>
      </w:r>
    </w:p>
    <w:p>
      <w:r>
        <w:t xml:space="preserve">Clause 146.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Rate for ITEM-146 is </w:t>
      </w:r>
      <w:del w:id="291" w:author="Reviewer" w:date="2026-01-01T00:00:00Z" w16du:dateUtc="2026-01-01T00:00:00Z">
        <w:r>
          <w:delText>100</w:delText>
        </w:r>
      </w:del>
      <w:ins w:id="292" w:author="Reviewer" w:date="2026-01-01T00:00:00Z" w16du:dateUtc="2026-01-01T00:00:00Z">
        <w:r>
          <w:t>125</w:t>
        </w:r>
      </w:ins>
      <w:r>
        <w:t xml:space="preserve"> USD.</w:t>
      </w:r>
    </w:p>
    <w:p>
      <w:r>
        <w:t xml:space="preserve">Clause 147.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Rate for ITEM-147 is </w:t>
      </w:r>
      <w:del w:id="293" w:author="Reviewer" w:date="2026-01-01T00:00:00Z" w16du:dateUtc="2026-01-01T00:00:00Z">
        <w:r>
          <w:delText>100</w:delText>
        </w:r>
      </w:del>
      <w:ins w:id="294" w:author="Reviewer" w:date="2026-01-01T00:00:00Z" w16du:dateUtc="2026-01-01T00:00:00Z">
        <w:r>
          <w:t>125</w:t>
        </w:r>
      </w:ins>
      <w:r>
        <w:t xml:space="preserve"> USD.</w:t>
      </w:r>
    </w:p>
    <w:p>
      <w:r>
        <w:t xml:space="preserve">Clause 148.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Rate for ITEM-148 is </w:t>
      </w:r>
      <w:del w:id="295" w:author="Reviewer" w:date="2026-01-01T00:00:00Z" w16du:dateUtc="2026-01-01T00:00:00Z">
        <w:r>
          <w:delText>100</w:delText>
        </w:r>
      </w:del>
      <w:ins w:id="296" w:author="Reviewer" w:date="2026-01-01T00:00:00Z" w16du:dateUtc="2026-01-01T00:00:00Z">
        <w:r>
          <w:t>125</w:t>
        </w:r>
      </w:ins>
      <w:r>
        <w:t xml:space="preserve"> USD.</w:t>
      </w:r>
    </w:p>
    <w:p>
      <w:r>
        <w:t xml:space="preserve">Clause 149.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Rate for ITEM-149 is </w:t>
      </w:r>
      <w:del w:id="297" w:author="Reviewer" w:date="2026-01-01T00:00:00Z" w16du:dateUtc="2026-01-01T00:00:00Z">
        <w:r>
          <w:delText>100</w:delText>
        </w:r>
      </w:del>
      <w:ins w:id="298" w:author="Reviewer" w:date="2026-01-01T00:00:00Z" w16du:dateUtc="2026-01-01T00:00:00Z">
        <w:r>
          <w:t>125</w:t>
        </w:r>
      </w:ins>
      <w:r>
        <w:t xml:space="preserve"> USD.</w:t>
      </w:r>
    </w:p>
    <w:p>
      <w:r>
        <w:t xml:space="preserve">Clause 150.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Rate for ITEM-150 is </w:t>
      </w:r>
      <w:del w:id="299" w:author="Reviewer" w:date="2026-01-01T00:00:00Z" w16du:dateUtc="2026-01-01T00:00:00Z">
        <w:r>
          <w:delText>100</w:delText>
        </w:r>
      </w:del>
      <w:ins w:id="300" w:author="Reviewer" w:date="2026-01-01T00:00:00Z" w16du:dateUtc="2026-01-01T00:00:00Z">
        <w:r>
          <w:t>125</w:t>
        </w:r>
      </w:ins>
      <w:r>
        <w:t xml:space="preserve"> USD.</w:t>
      </w:r>
    </w:p>
    <w:p>
      <w:r>
        <w:t xml:space="preserve">Clause 151.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Rate for ITEM-151 is </w:t>
      </w:r>
      <w:del w:id="301" w:author="Reviewer" w:date="2026-01-01T00:00:00Z" w16du:dateUtc="2026-01-01T00:00:00Z">
        <w:r>
          <w:delText>100</w:delText>
        </w:r>
      </w:del>
      <w:ins w:id="302" w:author="Reviewer" w:date="2026-01-01T00:00:00Z" w16du:dateUtc="2026-01-01T00:00:00Z">
        <w:r>
          <w:t>125</w:t>
        </w:r>
      </w:ins>
      <w:r>
        <w:t xml:space="preserve"> USD.</w:t>
      </w:r>
    </w:p>
    <w:p>
      <w:r>
        <w:t xml:space="preserve">Clause 152.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Rate for ITEM-152 is </w:t>
      </w:r>
      <w:del w:id="303" w:author="Reviewer" w:date="2026-01-01T00:00:00Z" w16du:dateUtc="2026-01-01T00:00:00Z">
        <w:r>
          <w:delText>100</w:delText>
        </w:r>
      </w:del>
      <w:ins w:id="304" w:author="Reviewer" w:date="2026-01-01T00:00:00Z" w16du:dateUtc="2026-01-01T00:00:00Z">
        <w:r>
          <w:t>125</w:t>
        </w:r>
      </w:ins>
      <w:r>
        <w:t xml:space="preserve"> USD.</w:t>
      </w:r>
    </w:p>
    <w:p>
      <w:r>
        <w:t xml:space="preserve">Clause 153.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Rate for ITEM-153 is </w:t>
      </w:r>
      <w:del w:id="305" w:author="Reviewer" w:date="2026-01-01T00:00:00Z" w16du:dateUtc="2026-01-01T00:00:00Z">
        <w:r>
          <w:delText>100</w:delText>
        </w:r>
      </w:del>
      <w:ins w:id="306" w:author="Reviewer" w:date="2026-01-01T00:00:00Z" w16du:dateUtc="2026-01-01T00:00:00Z">
        <w:r>
          <w:t>125</w:t>
        </w:r>
      </w:ins>
      <w:r>
        <w:t xml:space="preserve"> USD.</w:t>
      </w:r>
    </w:p>
    <w:p>
      <w:r>
        <w:t xml:space="preserve">Clause 154.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Rate for ITEM-154 is </w:t>
      </w:r>
      <w:del w:id="307" w:author="Reviewer" w:date="2026-01-01T00:00:00Z" w16du:dateUtc="2026-01-01T00:00:00Z">
        <w:r>
          <w:delText>100</w:delText>
        </w:r>
      </w:del>
      <w:ins w:id="308" w:author="Reviewer" w:date="2026-01-01T00:00:00Z" w16du:dateUtc="2026-01-01T00:00:00Z">
        <w:r>
          <w:t>125</w:t>
        </w:r>
      </w:ins>
      <w:r>
        <w:t xml:space="preserve"> USD.</w:t>
      </w:r>
    </w:p>
    <w:p>
      <w:r>
        <w:t xml:space="preserve">Clause 155.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Rate for ITEM-155 is </w:t>
      </w:r>
      <w:del w:id="309" w:author="Reviewer" w:date="2026-01-01T00:00:00Z" w16du:dateUtc="2026-01-01T00:00:00Z">
        <w:r>
          <w:delText>100</w:delText>
        </w:r>
      </w:del>
      <w:ins w:id="310" w:author="Reviewer" w:date="2026-01-01T00:00:00Z" w16du:dateUtc="2026-01-01T00:00:00Z">
        <w:r>
          <w:t>125</w:t>
        </w:r>
      </w:ins>
      <w:r>
        <w:t xml:space="preserve"> USD.</w:t>
      </w:r>
    </w:p>
    <w:p>
      <w:r>
        <w:t xml:space="preserve">Clause 156.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Rate for ITEM-156 is </w:t>
      </w:r>
      <w:del w:id="311" w:author="Reviewer" w:date="2026-01-01T00:00:00Z" w16du:dateUtc="2026-01-01T00:00:00Z">
        <w:r>
          <w:delText>100</w:delText>
        </w:r>
      </w:del>
      <w:ins w:id="312" w:author="Reviewer" w:date="2026-01-01T00:00:00Z" w16du:dateUtc="2026-01-01T00:00:00Z">
        <w:r>
          <w:t>125</w:t>
        </w:r>
      </w:ins>
      <w:r>
        <w:t xml:space="preserve"> USD.</w:t>
      </w:r>
    </w:p>
    <w:p>
      <w:r>
        <w:t xml:space="preserve">Clause 157.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Rate for ITEM-157 is </w:t>
      </w:r>
      <w:del w:id="313" w:author="Reviewer" w:date="2026-01-01T00:00:00Z" w16du:dateUtc="2026-01-01T00:00:00Z">
        <w:r>
          <w:delText>100</w:delText>
        </w:r>
      </w:del>
      <w:ins w:id="314" w:author="Reviewer" w:date="2026-01-01T00:00:00Z" w16du:dateUtc="2026-01-01T00:00:00Z">
        <w:r>
          <w:t>125</w:t>
        </w:r>
      </w:ins>
      <w:r>
        <w:t xml:space="preserve"> USD.</w:t>
      </w:r>
    </w:p>
    <w:p>
      <w:r>
        <w:t xml:space="preserve">Clause 158.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Rate for ITEM-158 is </w:t>
      </w:r>
      <w:del w:id="315" w:author="Reviewer" w:date="2026-01-01T00:00:00Z" w16du:dateUtc="2026-01-01T00:00:00Z">
        <w:r>
          <w:delText>100</w:delText>
        </w:r>
      </w:del>
      <w:ins w:id="316" w:author="Reviewer" w:date="2026-01-01T00:00:00Z" w16du:dateUtc="2026-01-01T00:00:00Z">
        <w:r>
          <w:t>125</w:t>
        </w:r>
      </w:ins>
      <w:r>
        <w:t xml:space="preserve"> USD.</w:t>
      </w:r>
    </w:p>
    <w:p>
      <w:r>
        <w:t xml:space="preserve">Clause 159.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Rate for ITEM-159 is </w:t>
      </w:r>
      <w:del w:id="317" w:author="Reviewer" w:date="2026-01-01T00:00:00Z" w16du:dateUtc="2026-01-01T00:00:00Z">
        <w:r>
          <w:delText>100</w:delText>
        </w:r>
      </w:del>
      <w:ins w:id="318" w:author="Reviewer" w:date="2026-01-01T00:00:00Z" w16du:dateUtc="2026-01-01T00:00:00Z">
        <w:r>
          <w:t>125</w:t>
        </w:r>
      </w:ins>
      <w:r>
        <w:t xml:space="preserve"> USD.</w:t>
      </w:r>
    </w:p>
    <w:p>
      <w:r>
        <w:t xml:space="preserve">Clause 160.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Rate for ITEM-160 is </w:t>
      </w:r>
      <w:del w:id="319" w:author="Reviewer" w:date="2026-01-01T00:00:00Z" w16du:dateUtc="2026-01-01T00:00:00Z">
        <w:r>
          <w:delText>100</w:delText>
        </w:r>
      </w:del>
      <w:ins w:id="320" w:author="Reviewer" w:date="2026-01-01T00:00:00Z" w16du:dateUtc="2026-01-01T00:00:00Z">
        <w:r>
          <w:t>125</w:t>
        </w:r>
      </w:ins>
      <w:r>
        <w:t xml:space="preserve"> USD.</w:t>
      </w:r>
    </w:p>
    <w:p>
      <w:r>
        <w:t xml:space="preserve">Clause 161.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Rate for ITEM-161 is </w:t>
      </w:r>
      <w:del w:id="321" w:author="Reviewer" w:date="2026-01-01T00:00:00Z" w16du:dateUtc="2026-01-01T00:00:00Z">
        <w:r>
          <w:delText>100</w:delText>
        </w:r>
      </w:del>
      <w:ins w:id="322" w:author="Reviewer" w:date="2026-01-01T00:00:00Z" w16du:dateUtc="2026-01-01T00:00:00Z">
        <w:r>
          <w:t>125</w:t>
        </w:r>
      </w:ins>
      <w:r>
        <w:t xml:space="preserve"> USD.</w:t>
      </w:r>
    </w:p>
    <w:p>
      <w:r>
        <w:t xml:space="preserve">Clause 162.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Rate for ITEM-162 is </w:t>
      </w:r>
      <w:del w:id="323" w:author="Reviewer" w:date="2026-01-01T00:00:00Z" w16du:dateUtc="2026-01-01T00:00:00Z">
        <w:r>
          <w:delText>100</w:delText>
        </w:r>
      </w:del>
      <w:ins w:id="324" w:author="Reviewer" w:date="2026-01-01T00:00:00Z" w16du:dateUtc="2026-01-01T00:00:00Z">
        <w:r>
          <w:t>125</w:t>
        </w:r>
      </w:ins>
      <w:r>
        <w:t xml:space="preserve"> USD.</w:t>
      </w:r>
    </w:p>
    <w:p>
      <w:r>
        <w:t xml:space="preserve">Clause 163.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Rate for ITEM-163 is </w:t>
      </w:r>
      <w:del w:id="325" w:author="Reviewer" w:date="2026-01-01T00:00:00Z" w16du:dateUtc="2026-01-01T00:00:00Z">
        <w:r>
          <w:delText>100</w:delText>
        </w:r>
      </w:del>
      <w:ins w:id="326" w:author="Reviewer" w:date="2026-01-01T00:00:00Z" w16du:dateUtc="2026-01-01T00:00:00Z">
        <w:r>
          <w:t>125</w:t>
        </w:r>
      </w:ins>
      <w:r>
        <w:t xml:space="preserve"> USD.</w:t>
      </w:r>
    </w:p>
    <w:p>
      <w:r>
        <w:t xml:space="preserve">Clause 164.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Rate for ITEM-164 is </w:t>
      </w:r>
      <w:del w:id="327" w:author="Reviewer" w:date="2026-01-01T00:00:00Z" w16du:dateUtc="2026-01-01T00:00:00Z">
        <w:r>
          <w:delText>100</w:delText>
        </w:r>
      </w:del>
      <w:ins w:id="328" w:author="Reviewer" w:date="2026-01-01T00:00:00Z" w16du:dateUtc="2026-01-01T00:00:00Z">
        <w:r>
          <w:t>125</w:t>
        </w:r>
      </w:ins>
      <w:r>
        <w:t xml:space="preserve"> USD.</w:t>
      </w:r>
    </w:p>
    <w:p>
      <w:r>
        <w:t xml:space="preserve">Clause 165.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Rate for ITEM-165 is </w:t>
      </w:r>
      <w:del w:id="329" w:author="Reviewer" w:date="2026-01-01T00:00:00Z" w16du:dateUtc="2026-01-01T00:00:00Z">
        <w:r>
          <w:delText>100</w:delText>
        </w:r>
      </w:del>
      <w:ins w:id="330" w:author="Reviewer" w:date="2026-01-01T00:00:00Z" w16du:dateUtc="2026-01-01T00:00:00Z">
        <w:r>
          <w:t>125</w:t>
        </w:r>
      </w:ins>
      <w:r>
        <w:t xml:space="preserve"> USD.</w:t>
      </w:r>
    </w:p>
    <w:p>
      <w:r>
        <w:t xml:space="preserve">Clause 166.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Rate for ITEM-166 is </w:t>
      </w:r>
      <w:del w:id="331" w:author="Reviewer" w:date="2026-01-01T00:00:00Z" w16du:dateUtc="2026-01-01T00:00:00Z">
        <w:r>
          <w:delText>100</w:delText>
        </w:r>
      </w:del>
      <w:ins w:id="332" w:author="Reviewer" w:date="2026-01-01T00:00:00Z" w16du:dateUtc="2026-01-01T00:00:00Z">
        <w:r>
          <w:t>125</w:t>
        </w:r>
      </w:ins>
      <w:r>
        <w:t xml:space="preserve"> USD.</w:t>
      </w:r>
    </w:p>
    <w:p>
      <w:r>
        <w:t xml:space="preserve">Clause 167.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Rate for ITEM-167 is </w:t>
      </w:r>
      <w:del w:id="333" w:author="Reviewer" w:date="2026-01-01T00:00:00Z" w16du:dateUtc="2026-01-01T00:00:00Z">
        <w:r>
          <w:delText>100</w:delText>
        </w:r>
      </w:del>
      <w:ins w:id="334" w:author="Reviewer" w:date="2026-01-01T00:00:00Z" w16du:dateUtc="2026-01-01T00:00:00Z">
        <w:r>
          <w:t>125</w:t>
        </w:r>
      </w:ins>
      <w:r>
        <w:t xml:space="preserve"> USD.</w:t>
      </w:r>
    </w:p>
    <w:p>
      <w:r>
        <w:t xml:space="preserve">Clause 168.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Rate for ITEM-168 is </w:t>
      </w:r>
      <w:del w:id="335" w:author="Reviewer" w:date="2026-01-01T00:00:00Z" w16du:dateUtc="2026-01-01T00:00:00Z">
        <w:r>
          <w:delText>100</w:delText>
        </w:r>
      </w:del>
      <w:ins w:id="336" w:author="Reviewer" w:date="2026-01-01T00:00:00Z" w16du:dateUtc="2026-01-01T00:00:00Z">
        <w:r>
          <w:t>125</w:t>
        </w:r>
      </w:ins>
      <w:r>
        <w:t xml:space="preserve"> USD.</w:t>
      </w:r>
    </w:p>
    <w:p>
      <w:r>
        <w:t xml:space="preserve">Clause 169.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Rate for ITEM-169 is </w:t>
      </w:r>
      <w:del w:id="337" w:author="Reviewer" w:date="2026-01-01T00:00:00Z" w16du:dateUtc="2026-01-01T00:00:00Z">
        <w:r>
          <w:delText>100</w:delText>
        </w:r>
      </w:del>
      <w:ins w:id="338" w:author="Reviewer" w:date="2026-01-01T00:00:00Z" w16du:dateUtc="2026-01-01T00:00:00Z">
        <w:r>
          <w:t>125</w:t>
        </w:r>
      </w:ins>
      <w:r>
        <w:t xml:space="preserve"> USD.</w:t>
      </w:r>
    </w:p>
    <w:p>
      <w:r>
        <w:t xml:space="preserve">Clause 170.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Rate for ITEM-170 is </w:t>
      </w:r>
      <w:del w:id="339" w:author="Reviewer" w:date="2026-01-01T00:00:00Z" w16du:dateUtc="2026-01-01T00:00:00Z">
        <w:r>
          <w:delText>100</w:delText>
        </w:r>
      </w:del>
      <w:ins w:id="340" w:author="Reviewer" w:date="2026-01-01T00:00:00Z" w16du:dateUtc="2026-01-01T00:00:00Z">
        <w:r>
          <w:t>125</w:t>
        </w:r>
      </w:ins>
      <w:r>
        <w:t xml:space="preserve"> USD.</w:t>
      </w:r>
    </w:p>
    <w:p>
      <w:r>
        <w:t xml:space="preserve">Clause 171.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Rate for ITEM-171 is </w:t>
      </w:r>
      <w:del w:id="341" w:author="Reviewer" w:date="2026-01-01T00:00:00Z" w16du:dateUtc="2026-01-01T00:00:00Z">
        <w:r>
          <w:delText>100</w:delText>
        </w:r>
      </w:del>
      <w:ins w:id="342" w:author="Reviewer" w:date="2026-01-01T00:00:00Z" w16du:dateUtc="2026-01-01T00:00:00Z">
        <w:r>
          <w:t>125</w:t>
        </w:r>
      </w:ins>
      <w:r>
        <w:t xml:space="preserve"> USD.</w:t>
      </w:r>
    </w:p>
    <w:p>
      <w:r>
        <w:t xml:space="preserve">Clause 172. Any notice given under this clause takes effect upon actual receipt at the address on the signature page.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Rate for ITEM-172 is </w:t>
      </w:r>
      <w:del w:id="343" w:author="Reviewer" w:date="2026-01-01T00:00:00Z" w16du:dateUtc="2026-01-01T00:00:00Z">
        <w:r>
          <w:delText>100</w:delText>
        </w:r>
      </w:del>
      <w:ins w:id="344" w:author="Reviewer" w:date="2026-01-01T00:00:00Z" w16du:dateUtc="2026-01-01T00:00:00Z">
        <w:r>
          <w:t>125</w:t>
        </w:r>
      </w:ins>
      <w:r>
        <w:t xml:space="preserve"> USD.</w:t>
      </w:r>
    </w:p>
    <w:p>
      <w:r>
        <w:t xml:space="preserve">Clause 173. The parties shall review this clause annually and record any agreed amendment in a written change order.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Rate for ITEM-173 is </w:t>
      </w:r>
      <w:del w:id="345" w:author="Reviewer" w:date="2026-01-01T00:00:00Z" w16du:dateUtc="2026-01-01T00:00:00Z">
        <w:r>
          <w:delText>100</w:delText>
        </w:r>
      </w:del>
      <w:ins w:id="346" w:author="Reviewer" w:date="2026-01-01T00:00:00Z" w16du:dateUtc="2026-01-01T00:00:00Z">
        <w:r>
          <w:t>125</w:t>
        </w:r>
      </w:ins>
      <w:r>
        <w:t xml:space="preserve"> USD.</w:t>
      </w:r>
    </w:p>
    <w:p>
      <w:r>
        <w:t xml:space="preserve">Clause 174. Nothing in this clause limits a remedy available at law or in equity for a material breach of the agreement.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Rate for ITEM-174 is </w:t>
      </w:r>
      <w:del w:id="347" w:author="Reviewer" w:date="2026-01-01T00:00:00Z" w16du:dateUtc="2026-01-01T00:00:00Z">
        <w:r>
          <w:delText>100</w:delText>
        </w:r>
      </w:del>
      <w:ins w:id="348" w:author="Reviewer" w:date="2026-01-01T00:00:00Z" w16du:dateUtc="2026-01-01T00:00:00Z">
        <w:r>
          <w:t>125</w:t>
        </w:r>
      </w:ins>
      <w:r>
        <w:t xml:space="preserve"> USD.</w:t>
      </w:r>
    </w:p>
    <w:p>
      <w:r>
        <w:t xml:space="preserve">Clause 175. Fees stated in this clause are exclusive of value added tax and of documented out-of-pocket expenses. Each party shall perform its obligations under this clause with reasonable diligence and without undue delay. Confidential Information disclosed under this clause remains the property of the disclosing party at all times. The receiving party shall limit access to those employees who need it to perform the services described here. No waiver of any provision is effective unless it is made in writing and signed by an authorised officer. Any notice given under this clause takes effect upon actual receipt at the address on the signature page. The parties shall review this clause annually and record any agreed amendment in a written change order. Rate for ITEM-175 is </w:t>
      </w:r>
      <w:del w:id="349" w:author="Reviewer" w:date="2026-01-01T00:00:00Z" w16du:dateUtc="2026-01-01T00:00:00Z">
        <w:r>
          <w:delText>100</w:delText>
        </w:r>
      </w:del>
      <w:ins w:id="350" w:author="Reviewer" w:date="2026-01-01T00:00:00Z" w16du:dateUtc="2026-01-01T00:00:00Z">
        <w:r>
          <w:t>125</w:t>
        </w:r>
      </w:ins>
      <w:r>
        <w:t xml:space="preserve"> USD.</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00"/>
  <w:proofState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FE4"/>
    <w:rsid w:val="00674FE4"/>
    <w:rsid w:val="00B36AE7"/>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6C3DD"/>
  <w15:chartTrackingRefBased/>
  <w15:docId w15:val="{2E9BB95F-163E-4D50-ABFB-E4E6594B3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i-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4F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4F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4F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4F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4F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4F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4F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4F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4F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F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4F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4F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4F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4F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4F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4F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4F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4FE4"/>
    <w:rPr>
      <w:rFonts w:eastAsiaTheme="majorEastAsia" w:cstheme="majorBidi"/>
      <w:color w:val="272727" w:themeColor="text1" w:themeTint="D8"/>
    </w:rPr>
  </w:style>
  <w:style w:type="paragraph" w:styleId="Title">
    <w:name w:val="Title"/>
    <w:basedOn w:val="Normal"/>
    <w:next w:val="Normal"/>
    <w:link w:val="TitleChar"/>
    <w:uiPriority w:val="10"/>
    <w:qFormat/>
    <w:rsid w:val="00674F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4F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4F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4F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4FE4"/>
    <w:pPr>
      <w:spacing w:before="160"/>
      <w:jc w:val="center"/>
    </w:pPr>
    <w:rPr>
      <w:i/>
      <w:iCs/>
      <w:color w:val="404040" w:themeColor="text1" w:themeTint="BF"/>
    </w:rPr>
  </w:style>
  <w:style w:type="character" w:customStyle="1" w:styleId="QuoteChar">
    <w:name w:val="Quote Char"/>
    <w:basedOn w:val="DefaultParagraphFont"/>
    <w:link w:val="Quote"/>
    <w:uiPriority w:val="29"/>
    <w:rsid w:val="00674FE4"/>
    <w:rPr>
      <w:i/>
      <w:iCs/>
      <w:color w:val="404040" w:themeColor="text1" w:themeTint="BF"/>
    </w:rPr>
  </w:style>
  <w:style w:type="paragraph" w:styleId="ListParagraph">
    <w:name w:val="List Paragraph"/>
    <w:basedOn w:val="Normal"/>
    <w:uiPriority w:val="34"/>
    <w:qFormat/>
    <w:rsid w:val="00674FE4"/>
    <w:pPr>
      <w:ind w:left="720"/>
      <w:contextualSpacing/>
    </w:pPr>
  </w:style>
  <w:style w:type="character" w:styleId="IntenseEmphasis">
    <w:name w:val="Intense Emphasis"/>
    <w:basedOn w:val="DefaultParagraphFont"/>
    <w:uiPriority w:val="21"/>
    <w:qFormat/>
    <w:rsid w:val="00674FE4"/>
    <w:rPr>
      <w:i/>
      <w:iCs/>
      <w:color w:val="0F4761" w:themeColor="accent1" w:themeShade="BF"/>
    </w:rPr>
  </w:style>
  <w:style w:type="paragraph" w:styleId="IntenseQuote">
    <w:name w:val="Intense Quote"/>
    <w:basedOn w:val="Normal"/>
    <w:next w:val="Normal"/>
    <w:link w:val="IntenseQuoteChar"/>
    <w:uiPriority w:val="30"/>
    <w:qFormat/>
    <w:rsid w:val="00674F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4FE4"/>
    <w:rPr>
      <w:i/>
      <w:iCs/>
      <w:color w:val="0F4761" w:themeColor="accent1" w:themeShade="BF"/>
    </w:rPr>
  </w:style>
  <w:style w:type="character" w:styleId="IntenseReference">
    <w:name w:val="Intense Reference"/>
    <w:basedOn w:val="DefaultParagraphFont"/>
    <w:uiPriority w:val="32"/>
    <w:qFormat/>
    <w:rsid w:val="00674F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Words>
  <Characters>26</Characters>
  <Application>Microsoft Office Word</Application>
  <DocSecurity>0</DocSecurity>
  <Lines>1</Lines>
  <Paragraphs>1</Paragraphs>
  <ScaleCrop>false</ScaleCrop>
  <Company/>
  <LinksUpToDate>false</LinksUpToDate>
  <CharactersWithSpaces>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Mikko Korpela</dc:creator>
  <cp:keywords/>
  <dc:description/>
  <cp:lastModifiedBy>Mikko Korpela</cp:lastModifiedBy>
  <cp:revision>1</cp:revision>
  <dcterms:created xsi:type="dcterms:W3CDTF">2026-01-23T05:23:00Z</dcterms:created>
  <dcterms:modified xsi:type="dcterms:W3CDTF">2026-01-23T05:24:00Z</dcterms:modified>
</cp:coreProperties>
</file>