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Section One</w:t>
      </w:r>
    </w:p>
    <w:p>
      <w:r>
        <w:t xml:space="preserve">Foo bar </w:t>
      </w:r>
      <w:del w:id="10" w:author="Test Negotiator" w:date="2026-01-22T12:06:55Z">
        <w:r>
          <w:delText xml:space="preserve">old phrase here.</w:delText>
        </w:r>
      </w:del>
      <w:ins w:id="11" w:author="Test Negotiator" w:date="2026-01-22T12:06:55Z">
        <w:r>
          <w:t xml:space="preserve">new phrase here.</w:t>
        </w:r>
      </w:ins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