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>
      <w:pPr>
        <w:outlineLvl w:val="0"/>
      </w:pPr>
      <w:r>
        <w:t xml:space="preserve">Master Services Agreement</w:t>
      </w:r>
    </w:p>
    <w:p>
      <w:r>
        <w:t xml:space="preserve">Invoiced charges are due net </w:t>
      </w:r>
      <w:del w:id="1" w:author="Jane Doe" w:date="2026-01-01T00:00:00Z" w16du:dateUtc="2026-01-01T00:00:00Z">
        <w:r>
          <w:delText>thirty</w:delText>
        </w:r>
      </w:del>
      <w:ins w:id="2" w:author="Jane Doe" w:date="2026-01-01T00:00:00Z" w16du:dateUtc="2026-01-01T00:00:00Z">
        <w:del w:id="9" w:author="Bob Smith" w:date="2026-01-01T00:00:00Z" w16du:dateUtc="2026-01-01T00:00:00Z">
          <w:r>
            <w:delText>forty</w:delText>
          </w:r>
        </w:del>
      </w:ins>
      <w:ins w:id="10" w:author="Bob Smith" w:date="2026-01-01T00:00:00Z" w16du:dateUtc="2026-01-01T00:00:00Z">
        <w:r>
          <w:t>thirty</w:t>
        </w:r>
      </w:ins>
      <w:ins w:id="2" w:author="Jane Doe" w:date="2026-01-01T00:00:00Z" w16du:dateUtc="2026-01-01T00:00:00Z">
        <w:r>
          <w:t>-five</w:t>
        </w:r>
      </w:ins>
      <w:r>
        <w:t xml:space="preserve"> (</w:t>
      </w:r>
      <w:del w:id="3" w:author="Jane Doe" w:date="2026-01-01T00:00:00Z" w16du:dateUtc="2026-01-01T00:00:00Z">
        <w:r>
          <w:delText>30</w:delText>
        </w:r>
      </w:del>
      <w:ins w:id="4" w:author="Jane Doe" w:date="2026-01-01T00:00:00Z" w16du:dateUtc="2026-01-01T00:00:00Z">
        <w:r>
          <w:t>45</w:t>
        </w:r>
      </w:ins>
      <w:r>
        <w:t>) days from the invoice date.</w:t>
      </w:r>
    </w:p>
    <w:p>
      <w:r>
        <w:t xml:space="preserve">The Provider shall maintain liability insurance of </w:t>
      </w:r>
      <w:del w:id="11" w:author="Acme LLP" w:date="2026-01-01T00:00:00Z" w16du:dateUtc="2026-01-01T00:00:00Z">
        <w:r>
          <w:delText>one</w:delText>
        </w:r>
      </w:del>
      <w:ins w:id="12" w:author="Acme LLP" w:date="2026-01-01T00:00:00Z" w16du:dateUtc="2026-01-01T00:00:00Z">
        <w:r>
          <w:t>two</w:t>
        </w:r>
      </w:ins>
      <w:r>
        <w:t xml:space="preserve"> million dollars.</w:t>
      </w:r>
    </w:p>
    <w:p>
      <w:r>
        <w:t xml:space="preserve">Either party may terminate this Agreement upon </w:t>
      </w:r>
      <w:del w:id="5" w:author="Jane Doe" w:date="2026-01-01T00:00:00Z" w16du:dateUtc="2026-01-01T00:00:00Z">
        <w:r>
          <w:delText>ninety</w:delText>
        </w:r>
      </w:del>
      <w:ins w:id="6" w:author="Jane Doe" w:date="2026-01-01T00:00:00Z" w16du:dateUtc="2026-01-01T00:00:00Z">
        <w:r>
          <w:t>sixty</w:t>
        </w:r>
      </w:ins>
      <w:r>
        <w:t xml:space="preserve"> (</w:t>
      </w:r>
      <w:del w:id="7" w:author="Jane Doe" w:date="2026-01-01T00:00:00Z" w16du:dateUtc="2026-01-01T00:00:00Z">
        <w:r>
          <w:delText>90</w:delText>
        </w:r>
      </w:del>
      <w:ins w:id="8" w:author="Jane Doe" w:date="2026-01-01T00:00:00Z" w16du:dateUtc="2026-01-01T00:00:00Z">
        <w:r>
          <w:t>60</w:t>
        </w:r>
      </w:ins>
      <w:r>
        <w:t>) days written notice.</w:t>
      </w:r>
    </w:p>
    <w:p>
      <w:r>
        <w:rPr>
          <w:b/>
          <w:rPrChange w:id="901" w:author="Acme LLP" w:date="2026-01-01T00:00:00Z">
            <w:rPr/>
          </w:rPrChange>
        </w:rPr>
        <w:t xml:space="preserve">This Agreement is governed by the laws of the State of New York.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E4"/>
    <w:rsid w:val="00674FE4"/>
    <w:rsid w:val="00B3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C3DD"/>
  <w15:chartTrackingRefBased/>
  <w15:docId w15:val="{2E9BB95F-163E-4D50-ABFB-E4E6594B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Mikko Korpela</dc:creator>
  <cp:keywords/>
  <dc:description/>
  <cp:lastModifiedBy>Mikko Korpela</cp:lastModifiedBy>
  <cp:revision>1</cp:revision>
  <dcterms:created xsi:type="dcterms:W3CDTF">2026-01-23T05:23:00Z</dcterms:created>
  <dcterms:modified xsi:type="dcterms:W3CDTF">2026-01-23T05:24:00Z</dcterms:modified>
</cp:coreProperties>
</file>