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</w:t>
      </w:r>
      <w:del w:id="201" w:author="Agent" w:date="2026-08-30T00:00:00Z">
        <w:r>
          <w:delText xml:space="preserve">provision of services</w:delText>
        </w:r>
      </w:del>
      <w:ins w:id="202" w:author="Agent" w:date="2026-08-30T00:00:00Z">
        <w:r>
          <w:t xml:space="preserve">Supplier’s provision of the services</w:t>
        </w:r>
      </w:ins>
      <w:r>
        <w:t xml:space="preserve">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</w:t>
      </w:r>
      <w:del w:id="203" w:author="Agent" w:date="2026-08-30T00:00:00Z">
        <w:r>
          <w:delText xml:space="preserve">of last signature.</w:delText>
        </w:r>
      </w:del>
      <w:ins w:id="204" w:author="Agent" w:date="2026-08-30T00:00:00Z">
        <w:r>
          <w:t xml:space="preserve">on which the last party signs this agreement.</w:t>
        </w:r>
      </w:ins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</w:t>
      </w:r>
      <w:del w:id="205" w:author="Agent" w:date="2026-08-30T00:00:00Z">
        <w:r>
          <w:delText xml:space="preserve">the fee is </w:delText>
        </w:r>
      </w:del>
      <w:ins w:id="206" w:author="Agent" w:date="2026-08-30T00:00:00Z">
        <w:r>
          <w:t xml:space="preserve">that the fee shall be </w:t>
        </w:r>
      </w:ins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