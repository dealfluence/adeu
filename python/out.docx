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16du="http://schemas.microsoft.com/office/word/2023/wordml/word16du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world. 🚀🔥🌟</w:t>
      </w:r>
    </w:p>
    <w:p>
      <w:pPr>
        <w:rPr>
          <w:ins w:id="1" w:author="Adeu AI" w:date="2026-07-22T02:20:33Z" w16du:dateUtc="2026-07-22T02:20:33Z"/>
        </w:rPr>
      </w:pPr>
      <w:ins w:id="1" w:author="Adeu AI" w:date="2026-07-22T02:20:33Z" w16du:dateUtc="2026-07-22T02:20:33Z">
        <w:r>
          <w:t>Added: This is an extra line.</w:t>
        </w:r>
      </w:ins>
      <w:r>
        <w:t xml:space="preserve"> and some suffix.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