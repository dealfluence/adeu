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>
      <w:pPr>
        <w:outlineLvl w:val="0"/>
      </w:pPr>
      <w:r>
        <w:t xml:space="preserve">Schédule A — Definitions</w:t>
      </w:r>
    </w:p>
    <w:p>
      <w:r>
        <w:t xml:space="preserve">The Vendor’s obligations under “Schedule A” </w:t>
      </w:r>
      <w:commentRangeStart w:id="1"/>
      <w:r>
        <w:t>survive termination</w:t>
      </w:r>
      <w:commentRangeEnd w:id="1"/>
      <w:r>
        <w:rPr>
          <w:rStyle w:val="CommentReference"/>
        </w:rPr>
        <w:commentReference w:id="1"/>
      </w:r>
      <w:r>
        <w:t>.</w:t>
      </w:r>
    </w:p>
    <w:p>
      <w:r>
        <w:t xml:space="preserve">“Confidential Information” means information the Dísclosing Party marks as such.</w:t>
      </w:r>
    </w:p>
    <w:p>
      <w:r>
        <w:t xml:space="preserve">Fees are quoted in € (EUR) and invoiced monthly — net </w:t>
      </w:r>
      <w:del w:id="1" w:author="Åsa Öberg" w:date="2026-01-01T00:00:00Z" w16du:dateUtc="2026-01-01T00:00:00Z">
        <w:r>
          <w:delText>thirty</w:delText>
        </w:r>
      </w:del>
      <w:ins w:id="2" w:author="Åsa Öberg" w:date="2026-01-01T00:00:00Z" w16du:dateUtc="2026-01-01T00:00:00Z">
        <w:r>
          <w:t>sixty</w:t>
        </w:r>
      </w:ins>
      <w:r>
        <w:t xml:space="preserve"> (</w:t>
      </w:r>
      <w:del w:id="3" w:author="Åsa Öberg" w:date="2026-01-01T00:00:00Z" w16du:dateUtc="2026-01-01T00:00:00Z">
        <w:r>
          <w:delText>30</w:delText>
        </w:r>
      </w:del>
      <w:ins w:id="4" w:author="Åsa Öberg" w:date="2026-01-01T00:00:00Z" w16du:dateUtc="2026-01-01T00:00:00Z">
        <w:r>
          <w:t>60</w:t>
        </w:r>
      </w:ins>
      <w:r>
        <w:t>) days.</w:t>
      </w:r>
    </w:p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id w16cex">
  <w:comment w:id="1" w:author="Åsa Öberg" w:date="2026-01-01T00:00:00Z" w:initials="ÅÖ">
    <w:p w14:paraId="35FF9612" w14:textId="77777777" w:rsidR="190C736E" w:rsidRDefault="190C736E" w:rsidP="190C736E">
      <w:pPr>
        <w:pStyle w:val="CommentText"/>
      </w:pPr>
      <w:r>
        <w:rPr>
          <w:rStyle w:val="CommentReference"/>
        </w:rPr>
        <w:annotationRef/>
      </w:r>
      <w:r>
        <w:t>Add a five-year tail — see §12.3.</w:t>
      </w:r>
    </w:p>
  </w:comment>
</w:comments>
</file>

<file path=word/commentsExtended.xml><?xml version="1.0" encoding="utf-8"?>
<w15:commentsEx xmlns:w15="http://schemas.microsoft.com/office/word/2012/wordml">
  <w15:commentEx w15:paraId="35FF9612" w15:done="0"/>
</w15:commentsEx>
</file>

<file path=word/commentsExtensible.xml><?xml version="1.0" encoding="utf-8"?>
<w16cex:commentsExtensible xmlns:w16cex="http://schemas.microsoft.com/office/word/2018/wordml/cex">
  <w16cex:commentExtensible w16cex:durableId="272AB53C" w16cex:dateUtc="2026-01-01T00:00:00Z"/>
</w16cex:commentsExtensible>
</file>

<file path=word/commentsIds.xml><?xml version="1.0" encoding="utf-8"?>
<w16cid:commentsIds xmlns:w16cid="http://schemas.microsoft.com/office/word/2016/wordml/cid">
  <w16cid:commentId w16cid:paraId="35FF9612" w16cid:durableId="272AB5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E4"/>
    <w:rsid w:val="00674FE4"/>
    <w:rsid w:val="00B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C3DD"/>
  <w15:chartTrackingRefBased/>
  <w15:docId w15:val="{2E9BB95F-163E-4D50-ABFB-E4E6594B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microsoft.com/office/2016/09/relationships/commentsIds" Target="commentsId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Mikko Korpela</dc:creator>
  <cp:keywords/>
  <dc:description/>
  <cp:lastModifiedBy>Mikko Korpela</cp:lastModifiedBy>
  <cp:revision>1</cp:revision>
  <dcterms:created xsi:type="dcterms:W3CDTF">2026-01-23T05:23:00Z</dcterms:created>
  <dcterms:modified xsi:type="dcterms:W3CDTF">2026-01-23T05:24:00Z</dcterms:modified>
</cp:coreProperties>
</file>