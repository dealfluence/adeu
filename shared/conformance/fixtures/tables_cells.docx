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>
      <w:pPr>
        <w:outlineLvl w:val="0"/>
      </w:pPr>
      <w:r>
        <w:t xml:space="preserve">Fee Schedule</w:t>
      </w:r>
    </w:p>
    <w:tbl>
      <w:tblGrid>
        <w:gridCol/>
        <w:gridCol/>
        <w:gridCol/>
      </w:tblGrid>
      <w:tr>
        <w:tc>
          <w:p>
            <w:r>
              <w:t>Service</w:t>
            </w:r>
          </w:p>
        </w:tc>
        <w:tc>
          <w:p>
            <w:r>
              <w:t>Unit</w:t>
            </w:r>
          </w:p>
        </w:tc>
        <w:tc>
          <w:p>
            <w:r>
              <w:t>Rate</w:t>
            </w:r>
          </w:p>
        </w:tc>
      </w:tr>
      <w:tr>
        <w:tc>
          <w:p>
            <w:r>
              <w:t>Implementation</w:t>
            </w:r>
          </w:p>
        </w:tc>
        <w:tc>
          <w:p>
            <w:r>
              <w:t xml:space="preserve">per project</w:t>
            </w:r>
          </w:p>
        </w:tc>
        <w:tc>
          <w:p>
            <w:del w:id="1" w:author="Jane Doe" w:date="2026-01-01T00:00:00Z" w16du:dateUtc="2026-01-01T00:00:00Z">
              <w:r>
                <w:delText>40,000</w:delText>
              </w:r>
            </w:del>
            <w:ins w:id="2" w:author="Jane Doe" w:date="2026-01-01T00:00:00Z" w16du:dateUtc="2026-01-01T00:00:00Z">
              <w:r>
                <w:t>36,500</w:t>
              </w:r>
            </w:ins>
            <w:r>
              <w:t xml:space="preserve"> USD</w:t>
            </w:r>
          </w:p>
        </w:tc>
      </w:tr>
      <w:tr>
        <w:tc>
          <w:p>
            <w:r>
              <w:t>Support</w:t>
            </w:r>
          </w:p>
        </w:tc>
        <w:tc>
          <w:p>
            <w:r>
              <w:t xml:space="preserve">per month</w:t>
            </w:r>
          </w:p>
        </w:tc>
        <w:tc>
          <w:p w14:paraId="05856B27"/>
        </w:tc>
      </w:tr>
    </w:tbl>
    <w:p>
      <w:r>
        <w:t xml:space="preserve">Rates are exclusive of taxes and out-of-pocket expenses.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E4"/>
    <w:rsid w:val="00674FE4"/>
    <w:rsid w:val="00B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C3DD"/>
  <w15:chartTrackingRefBased/>
  <w15:docId w15:val="{2E9BB95F-163E-4D50-ABFB-E4E6594B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Mikko Korpela</dc:creator>
  <cp:keywords/>
  <dc:description/>
  <cp:lastModifiedBy>Mikko Korpela</cp:lastModifiedBy>
  <cp:revision>1</cp:revision>
  <dcterms:created xsi:type="dcterms:W3CDTF">2026-01-23T05:23:00Z</dcterms:created>
  <dcterms:modified xsi:type="dcterms:W3CDTF">2026-01-23T05:24:00Z</dcterms:modified>
</cp:coreProperties>
</file>