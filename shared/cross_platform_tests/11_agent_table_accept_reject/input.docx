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del w:id="201" w:author="Agent" w:date="2026-08-30T00:00:00Z">
              <w:r>
                <w:delText>EUR 12,000</w:delText>
              </w:r>
            </w:del>
            <w:ins w:id="202" w:author="Agent" w:date="2026-08-30T00:00:00Z">
              <w:r>
                <w:t>EUR 14,000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del w:id="203" w:author="Agent" w:date="2026-08-30T00:00:00Z">
              <w:r>
                <w:delText>2026-12-01</w:delText>
              </w:r>
            </w:del>
            <w:ins w:id="204" w:author="Agent" w:date="2026-08-30T00:00:00Z">
              <w:r>
                <w:t>2027-01-15</w:t>
              </w:r>
            </w:ins>
          </w:p>
        </w:tc>
        <w:tc>
          <w:tcPr>
            <w:tcW w:w="3000" w:type="dxa"/>
          </w:tcPr>
          <w:p>
            <w:r>
              <w:t>EUR 32,500</w:t>
            </w:r>
          </w:p>
        </w:tc>
      </w:tr>
      <w:tr>
        <w:trPr>
          <w:ins w:id="205" w:author="Agent" w:date="2026-08-30T00:00:00Z"/>
        </w:trPr>
        <w:tc>
          <w:tcPr>
            <w:tcW w:w="3000" w:type="dxa"/>
          </w:tcPr>
          <w:p>
            <w:pPr>
              <w:rPr>
                <w:ins w:id="207" w:author="Agent" w:date="2026-08-30T00:00:00Z"/>
              </w:rPr>
            </w:pPr>
            <w:ins w:id="206" w:author="Agent" w:date="2026-08-30T00:00:00Z">
              <w:r>
                <w:t>Handover</w:t>
              </w:r>
            </w:ins>
          </w:p>
        </w:tc>
        <w:tc>
          <w:tcPr>
            <w:tcW w:w="3000" w:type="dxa"/>
          </w:tcPr>
          <w:p>
            <w:pPr>
              <w:rPr>
                <w:ins w:id="209" w:author="Agent" w:date="2026-08-30T00:00:00Z"/>
              </w:rPr>
            </w:pPr>
            <w:ins w:id="208" w:author="Agent" w:date="2026-08-30T00:00:00Z">
              <w:r>
                <w:t>2027-02-15</w:t>
              </w:r>
            </w:ins>
          </w:p>
        </w:tc>
        <w:tc>
          <w:tcPr>
            <w:tcW w:w="3000" w:type="dxa"/>
          </w:tcPr>
          <w:p>
            <w:pPr>
              <w:rPr>
                <w:ins w:id="211" w:author="Agent" w:date="2026-08-30T00:00:00Z"/>
              </w:rPr>
            </w:pPr>
            <w:ins w:id="210" w:author="Agent" w:date="2026-08-30T00:00:00Z">
              <w:r>
                <w:t>EUR 8,000</w:t>
              </w:r>
            </w:ins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